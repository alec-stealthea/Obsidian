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E3F32" w14:textId="77777777" w:rsidR="00A20880" w:rsidRDefault="00A20880"/>
    <w:p w14:paraId="13AB2E45" w14:textId="77777777" w:rsidR="007937D9" w:rsidRDefault="007937D9"/>
    <w:p w14:paraId="291AC886" w14:textId="77777777" w:rsidR="007937D9" w:rsidRDefault="007937D9"/>
    <w:p w14:paraId="038B8866" w14:textId="77777777" w:rsidR="007937D9" w:rsidRDefault="007937D9"/>
    <w:p w14:paraId="1AFC665E" w14:textId="77777777" w:rsidR="007937D9" w:rsidRDefault="007937D9"/>
    <w:p w14:paraId="5FEFF3E8" w14:textId="77777777" w:rsidR="007937D9" w:rsidRDefault="00000000">
      <w:pPr>
        <w:pStyle w:val="Title"/>
        <w:jc w:val="center"/>
      </w:pPr>
      <w:r>
        <w:rPr>
          <w:b/>
          <w:color w:val="2E5E8E"/>
          <w:sz w:val="52"/>
        </w:rPr>
        <w:t>Honouring Life Grant Program</w:t>
      </w:r>
    </w:p>
    <w:p w14:paraId="136D05FB" w14:textId="77777777" w:rsidR="007937D9" w:rsidRDefault="00000000">
      <w:pPr>
        <w:pStyle w:val="Title"/>
        <w:jc w:val="center"/>
      </w:pPr>
      <w:r>
        <w:rPr>
          <w:b/>
          <w:color w:val="2E5E8E"/>
          <w:sz w:val="44"/>
        </w:rPr>
        <w:t>Data Architecture Schema Reference</w:t>
      </w:r>
    </w:p>
    <w:p w14:paraId="588B1F2F" w14:textId="77777777" w:rsidR="007937D9" w:rsidRDefault="007937D9"/>
    <w:p w14:paraId="6C384655" w14:textId="27B69F01" w:rsidR="007937D9" w:rsidRDefault="00000000">
      <w:pPr>
        <w:pStyle w:val="Subtitle"/>
        <w:jc w:val="center"/>
      </w:pPr>
      <w:r>
        <w:rPr>
          <w:color w:val="555555"/>
        </w:rPr>
        <w:t xml:space="preserve">Version </w:t>
      </w:r>
      <w:proofErr w:type="gramStart"/>
      <w:r>
        <w:rPr>
          <w:color w:val="555555"/>
        </w:rPr>
        <w:t>1.</w:t>
      </w:r>
      <w:r w:rsidR="00767FA9">
        <w:rPr>
          <w:color w:val="555555"/>
        </w:rPr>
        <w:t>4</w:t>
      </w:r>
      <w:r>
        <w:rPr>
          <w:color w:val="555555"/>
        </w:rPr>
        <w:t xml:space="preserve">  |</w:t>
      </w:r>
      <w:proofErr w:type="gramEnd"/>
      <w:r>
        <w:rPr>
          <w:color w:val="555555"/>
        </w:rPr>
        <w:t xml:space="preserve">  May 2026</w:t>
      </w:r>
    </w:p>
    <w:p w14:paraId="45EF192C" w14:textId="77777777" w:rsidR="007937D9" w:rsidRDefault="007937D9"/>
    <w:p w14:paraId="00A59537" w14:textId="5A5EC47B" w:rsidR="007937D9" w:rsidRDefault="00931610">
      <w:pPr>
        <w:jc w:val="center"/>
      </w:pPr>
      <w:r>
        <w:rPr>
          <w:color w:val="555555"/>
        </w:rPr>
        <w:t>Honouring Life</w:t>
      </w:r>
      <w:r>
        <w:rPr>
          <w:color w:val="555555"/>
        </w:rPr>
        <w:br/>
        <w:t>Indigenous Wellness Core</w:t>
      </w:r>
    </w:p>
    <w:p w14:paraId="6B5A057E" w14:textId="77777777" w:rsidR="007937D9" w:rsidRDefault="007937D9"/>
    <w:p w14:paraId="77919A8C" w14:textId="77777777" w:rsidR="007937D9" w:rsidRDefault="00000000">
      <w:pPr>
        <w:jc w:val="center"/>
      </w:pPr>
      <w:r>
        <w:rPr>
          <w:b/>
          <w:color w:val="C0392B"/>
          <w:sz w:val="20"/>
        </w:rPr>
        <w:t>CONFIDENTIAL — Internal Use Only</w:t>
      </w:r>
    </w:p>
    <w:p w14:paraId="27E2E845" w14:textId="77777777" w:rsidR="007937D9" w:rsidRDefault="00000000">
      <w:r>
        <w:br w:type="page"/>
      </w:r>
    </w:p>
    <w:p w14:paraId="46F558D6" w14:textId="77777777" w:rsidR="007937D9" w:rsidRDefault="00000000">
      <w:pPr>
        <w:pStyle w:val="Heading1"/>
      </w:pPr>
      <w:bookmarkStart w:id="0" w:name="_Toc230083170"/>
      <w:r>
        <w:lastRenderedPageBreak/>
        <w:t>Table of Contents</w:t>
      </w:r>
      <w:bookmarkEnd w:id="0"/>
    </w:p>
    <w:sdt>
      <w:sdtPr>
        <w:rPr>
          <w:rFonts w:ascii="Calibri" w:eastAsiaTheme="minorEastAsia" w:hAnsi="Calibri" w:cstheme="minorBidi"/>
          <w:color w:val="auto"/>
          <w:sz w:val="22"/>
          <w:szCs w:val="24"/>
        </w:rPr>
        <w:id w:val="-1550919448"/>
        <w:docPartObj>
          <w:docPartGallery w:val="Table of Contents"/>
          <w:docPartUnique/>
        </w:docPartObj>
      </w:sdtPr>
      <w:sdtEndPr>
        <w:rPr>
          <w:b/>
          <w:bCs/>
          <w:noProof/>
        </w:rPr>
      </w:sdtEndPr>
      <w:sdtContent>
        <w:p w14:paraId="79058457" w14:textId="136982B1" w:rsidR="00931610" w:rsidRDefault="00931610">
          <w:pPr>
            <w:pStyle w:val="TOCHeading"/>
          </w:pPr>
          <w:r>
            <w:t>Contents</w:t>
          </w:r>
        </w:p>
        <w:p w14:paraId="18B4771F" w14:textId="5A29F8ED" w:rsidR="00BE2A52" w:rsidRDefault="00931610">
          <w:pPr>
            <w:pStyle w:val="TOC1"/>
            <w:tabs>
              <w:tab w:val="right" w:leader="dot" w:pos="9350"/>
            </w:tabs>
            <w:rPr>
              <w:rFonts w:asciiTheme="minorHAnsi" w:hAnsiTheme="minorHAnsi"/>
              <w:noProof/>
              <w:sz w:val="24"/>
              <w:lang w:eastAsia="en-US"/>
            </w:rPr>
          </w:pPr>
          <w:r>
            <w:fldChar w:fldCharType="begin"/>
          </w:r>
          <w:r>
            <w:instrText xml:space="preserve"> TOC \o "1-3" \h \z \u </w:instrText>
          </w:r>
          <w:r>
            <w:fldChar w:fldCharType="separate"/>
          </w:r>
          <w:hyperlink w:anchor="_Toc230083170" w:history="1">
            <w:r w:rsidR="00BE2A52" w:rsidRPr="00AC6772">
              <w:rPr>
                <w:rStyle w:val="Hyperlink"/>
                <w:noProof/>
              </w:rPr>
              <w:t>Table of Contents</w:t>
            </w:r>
            <w:r w:rsidR="00BE2A52">
              <w:rPr>
                <w:noProof/>
                <w:webHidden/>
              </w:rPr>
              <w:tab/>
            </w:r>
            <w:r w:rsidR="00BE2A52">
              <w:rPr>
                <w:noProof/>
                <w:webHidden/>
              </w:rPr>
              <w:fldChar w:fldCharType="begin"/>
            </w:r>
            <w:r w:rsidR="00BE2A52">
              <w:rPr>
                <w:noProof/>
                <w:webHidden/>
              </w:rPr>
              <w:instrText xml:space="preserve"> PAGEREF _Toc230083170 \h </w:instrText>
            </w:r>
            <w:r w:rsidR="00BE2A52">
              <w:rPr>
                <w:noProof/>
                <w:webHidden/>
              </w:rPr>
            </w:r>
            <w:r w:rsidR="00BE2A52">
              <w:rPr>
                <w:noProof/>
                <w:webHidden/>
              </w:rPr>
              <w:fldChar w:fldCharType="separate"/>
            </w:r>
            <w:r w:rsidR="00BE2A52">
              <w:rPr>
                <w:noProof/>
                <w:webHidden/>
              </w:rPr>
              <w:t>2</w:t>
            </w:r>
            <w:r w:rsidR="00BE2A52">
              <w:rPr>
                <w:noProof/>
                <w:webHidden/>
              </w:rPr>
              <w:fldChar w:fldCharType="end"/>
            </w:r>
          </w:hyperlink>
        </w:p>
        <w:p w14:paraId="5E4A8E7E" w14:textId="7C877CB9" w:rsidR="00BE2A52" w:rsidRDefault="00BE2A52">
          <w:pPr>
            <w:pStyle w:val="TOC1"/>
            <w:tabs>
              <w:tab w:val="right" w:leader="dot" w:pos="9350"/>
            </w:tabs>
            <w:rPr>
              <w:rFonts w:asciiTheme="minorHAnsi" w:hAnsiTheme="minorHAnsi"/>
              <w:noProof/>
              <w:sz w:val="24"/>
              <w:lang w:eastAsia="en-US"/>
            </w:rPr>
          </w:pPr>
          <w:hyperlink w:anchor="_Toc230083171" w:history="1">
            <w:r w:rsidRPr="00AC6772">
              <w:rPr>
                <w:rStyle w:val="Hyperlink"/>
                <w:noProof/>
              </w:rPr>
              <w:t>1. Document Purpose and Conventions</w:t>
            </w:r>
            <w:r>
              <w:rPr>
                <w:noProof/>
                <w:webHidden/>
              </w:rPr>
              <w:tab/>
            </w:r>
            <w:r>
              <w:rPr>
                <w:noProof/>
                <w:webHidden/>
              </w:rPr>
              <w:fldChar w:fldCharType="begin"/>
            </w:r>
            <w:r>
              <w:rPr>
                <w:noProof/>
                <w:webHidden/>
              </w:rPr>
              <w:instrText xml:space="preserve"> PAGEREF _Toc230083171 \h </w:instrText>
            </w:r>
            <w:r>
              <w:rPr>
                <w:noProof/>
                <w:webHidden/>
              </w:rPr>
            </w:r>
            <w:r>
              <w:rPr>
                <w:noProof/>
                <w:webHidden/>
              </w:rPr>
              <w:fldChar w:fldCharType="separate"/>
            </w:r>
            <w:r>
              <w:rPr>
                <w:noProof/>
                <w:webHidden/>
              </w:rPr>
              <w:t>4</w:t>
            </w:r>
            <w:r>
              <w:rPr>
                <w:noProof/>
                <w:webHidden/>
              </w:rPr>
              <w:fldChar w:fldCharType="end"/>
            </w:r>
          </w:hyperlink>
        </w:p>
        <w:p w14:paraId="6D495462" w14:textId="52676034" w:rsidR="00BE2A52" w:rsidRDefault="00BE2A52">
          <w:pPr>
            <w:pStyle w:val="TOC2"/>
            <w:tabs>
              <w:tab w:val="right" w:leader="dot" w:pos="9350"/>
            </w:tabs>
            <w:rPr>
              <w:rFonts w:asciiTheme="minorHAnsi" w:hAnsiTheme="minorHAnsi"/>
              <w:noProof/>
              <w:sz w:val="24"/>
              <w:lang w:eastAsia="en-US"/>
            </w:rPr>
          </w:pPr>
          <w:hyperlink w:anchor="_Toc230083172" w:history="1">
            <w:r w:rsidRPr="00AC6772">
              <w:rPr>
                <w:rStyle w:val="Hyperlink"/>
                <w:noProof/>
              </w:rPr>
              <w:t>1.1  Field Type Conventions</w:t>
            </w:r>
            <w:r>
              <w:rPr>
                <w:noProof/>
                <w:webHidden/>
              </w:rPr>
              <w:tab/>
            </w:r>
            <w:r>
              <w:rPr>
                <w:noProof/>
                <w:webHidden/>
              </w:rPr>
              <w:fldChar w:fldCharType="begin"/>
            </w:r>
            <w:r>
              <w:rPr>
                <w:noProof/>
                <w:webHidden/>
              </w:rPr>
              <w:instrText xml:space="preserve"> PAGEREF _Toc230083172 \h </w:instrText>
            </w:r>
            <w:r>
              <w:rPr>
                <w:noProof/>
                <w:webHidden/>
              </w:rPr>
            </w:r>
            <w:r>
              <w:rPr>
                <w:noProof/>
                <w:webHidden/>
              </w:rPr>
              <w:fldChar w:fldCharType="separate"/>
            </w:r>
            <w:r>
              <w:rPr>
                <w:noProof/>
                <w:webHidden/>
              </w:rPr>
              <w:t>4</w:t>
            </w:r>
            <w:r>
              <w:rPr>
                <w:noProof/>
                <w:webHidden/>
              </w:rPr>
              <w:fldChar w:fldCharType="end"/>
            </w:r>
          </w:hyperlink>
        </w:p>
        <w:p w14:paraId="313720EC" w14:textId="26D14E32" w:rsidR="00BE2A52" w:rsidRDefault="00BE2A52">
          <w:pPr>
            <w:pStyle w:val="TOC2"/>
            <w:tabs>
              <w:tab w:val="right" w:leader="dot" w:pos="9350"/>
            </w:tabs>
            <w:rPr>
              <w:rFonts w:asciiTheme="minorHAnsi" w:hAnsiTheme="minorHAnsi"/>
              <w:noProof/>
              <w:sz w:val="24"/>
              <w:lang w:eastAsia="en-US"/>
            </w:rPr>
          </w:pPr>
          <w:hyperlink w:anchor="_Toc230083173" w:history="1">
            <w:r w:rsidRPr="00AC6772">
              <w:rPr>
                <w:rStyle w:val="Hyperlink"/>
                <w:noProof/>
              </w:rPr>
              <w:t>1.2  Key Naming Conventions</w:t>
            </w:r>
            <w:r>
              <w:rPr>
                <w:noProof/>
                <w:webHidden/>
              </w:rPr>
              <w:tab/>
            </w:r>
            <w:r>
              <w:rPr>
                <w:noProof/>
                <w:webHidden/>
              </w:rPr>
              <w:fldChar w:fldCharType="begin"/>
            </w:r>
            <w:r>
              <w:rPr>
                <w:noProof/>
                <w:webHidden/>
              </w:rPr>
              <w:instrText xml:space="preserve"> PAGEREF _Toc230083173 \h </w:instrText>
            </w:r>
            <w:r>
              <w:rPr>
                <w:noProof/>
                <w:webHidden/>
              </w:rPr>
            </w:r>
            <w:r>
              <w:rPr>
                <w:noProof/>
                <w:webHidden/>
              </w:rPr>
              <w:fldChar w:fldCharType="separate"/>
            </w:r>
            <w:r>
              <w:rPr>
                <w:noProof/>
                <w:webHidden/>
              </w:rPr>
              <w:t>4</w:t>
            </w:r>
            <w:r>
              <w:rPr>
                <w:noProof/>
                <w:webHidden/>
              </w:rPr>
              <w:fldChar w:fldCharType="end"/>
            </w:r>
          </w:hyperlink>
        </w:p>
        <w:p w14:paraId="2AF6D82D" w14:textId="2476A733" w:rsidR="00BE2A52" w:rsidRDefault="00BE2A52">
          <w:pPr>
            <w:pStyle w:val="TOC2"/>
            <w:tabs>
              <w:tab w:val="right" w:leader="dot" w:pos="9350"/>
            </w:tabs>
            <w:rPr>
              <w:rFonts w:asciiTheme="minorHAnsi" w:hAnsiTheme="minorHAnsi"/>
              <w:noProof/>
              <w:sz w:val="24"/>
              <w:lang w:eastAsia="en-US"/>
            </w:rPr>
          </w:pPr>
          <w:hyperlink w:anchor="_Toc230083174" w:history="1">
            <w:r w:rsidRPr="00AC6772">
              <w:rPr>
                <w:rStyle w:val="Hyperlink"/>
                <w:noProof/>
              </w:rPr>
              <w:t>1.3  Environment Overview</w:t>
            </w:r>
            <w:r>
              <w:rPr>
                <w:noProof/>
                <w:webHidden/>
              </w:rPr>
              <w:tab/>
            </w:r>
            <w:r>
              <w:rPr>
                <w:noProof/>
                <w:webHidden/>
              </w:rPr>
              <w:fldChar w:fldCharType="begin"/>
            </w:r>
            <w:r>
              <w:rPr>
                <w:noProof/>
                <w:webHidden/>
              </w:rPr>
              <w:instrText xml:space="preserve"> PAGEREF _Toc230083174 \h </w:instrText>
            </w:r>
            <w:r>
              <w:rPr>
                <w:noProof/>
                <w:webHidden/>
              </w:rPr>
            </w:r>
            <w:r>
              <w:rPr>
                <w:noProof/>
                <w:webHidden/>
              </w:rPr>
              <w:fldChar w:fldCharType="separate"/>
            </w:r>
            <w:r>
              <w:rPr>
                <w:noProof/>
                <w:webHidden/>
              </w:rPr>
              <w:t>5</w:t>
            </w:r>
            <w:r>
              <w:rPr>
                <w:noProof/>
                <w:webHidden/>
              </w:rPr>
              <w:fldChar w:fldCharType="end"/>
            </w:r>
          </w:hyperlink>
        </w:p>
        <w:p w14:paraId="5ACFF30A" w14:textId="4CA6EFFF" w:rsidR="00BE2A52" w:rsidRDefault="00BE2A52">
          <w:pPr>
            <w:pStyle w:val="TOC1"/>
            <w:tabs>
              <w:tab w:val="right" w:leader="dot" w:pos="9350"/>
            </w:tabs>
            <w:rPr>
              <w:rFonts w:asciiTheme="minorHAnsi" w:hAnsiTheme="minorHAnsi"/>
              <w:noProof/>
              <w:sz w:val="24"/>
              <w:lang w:eastAsia="en-US"/>
            </w:rPr>
          </w:pPr>
          <w:hyperlink w:anchor="_Toc230083175" w:history="1">
            <w:r w:rsidRPr="00AC6772">
              <w:rPr>
                <w:rStyle w:val="Hyperlink"/>
                <w:noProof/>
              </w:rPr>
              <w:t>2. Relationship Map</w:t>
            </w:r>
            <w:r>
              <w:rPr>
                <w:noProof/>
                <w:webHidden/>
              </w:rPr>
              <w:tab/>
            </w:r>
            <w:r>
              <w:rPr>
                <w:noProof/>
                <w:webHidden/>
              </w:rPr>
              <w:fldChar w:fldCharType="begin"/>
            </w:r>
            <w:r>
              <w:rPr>
                <w:noProof/>
                <w:webHidden/>
              </w:rPr>
              <w:instrText xml:space="preserve"> PAGEREF _Toc230083175 \h </w:instrText>
            </w:r>
            <w:r>
              <w:rPr>
                <w:noProof/>
                <w:webHidden/>
              </w:rPr>
            </w:r>
            <w:r>
              <w:rPr>
                <w:noProof/>
                <w:webHidden/>
              </w:rPr>
              <w:fldChar w:fldCharType="separate"/>
            </w:r>
            <w:r>
              <w:rPr>
                <w:noProof/>
                <w:webHidden/>
              </w:rPr>
              <w:t>6</w:t>
            </w:r>
            <w:r>
              <w:rPr>
                <w:noProof/>
                <w:webHidden/>
              </w:rPr>
              <w:fldChar w:fldCharType="end"/>
            </w:r>
          </w:hyperlink>
        </w:p>
        <w:p w14:paraId="76ABA56A" w14:textId="50C70306" w:rsidR="00BE2A52" w:rsidRDefault="00BE2A52">
          <w:pPr>
            <w:pStyle w:val="TOC2"/>
            <w:tabs>
              <w:tab w:val="right" w:leader="dot" w:pos="9350"/>
            </w:tabs>
            <w:rPr>
              <w:rFonts w:asciiTheme="minorHAnsi" w:hAnsiTheme="minorHAnsi"/>
              <w:noProof/>
              <w:sz w:val="24"/>
              <w:lang w:eastAsia="en-US"/>
            </w:rPr>
          </w:pPr>
          <w:hyperlink w:anchor="_Toc230083176" w:history="1">
            <w:r w:rsidRPr="00AC6772">
              <w:rPr>
                <w:rStyle w:val="Hyperlink"/>
                <w:noProof/>
              </w:rPr>
              <w:t>2.1  Admin Group Relationships</w:t>
            </w:r>
            <w:r>
              <w:rPr>
                <w:noProof/>
                <w:webHidden/>
              </w:rPr>
              <w:tab/>
            </w:r>
            <w:r>
              <w:rPr>
                <w:noProof/>
                <w:webHidden/>
              </w:rPr>
              <w:fldChar w:fldCharType="begin"/>
            </w:r>
            <w:r>
              <w:rPr>
                <w:noProof/>
                <w:webHidden/>
              </w:rPr>
              <w:instrText xml:space="preserve"> PAGEREF _Toc230083176 \h </w:instrText>
            </w:r>
            <w:r>
              <w:rPr>
                <w:noProof/>
                <w:webHidden/>
              </w:rPr>
            </w:r>
            <w:r>
              <w:rPr>
                <w:noProof/>
                <w:webHidden/>
              </w:rPr>
              <w:fldChar w:fldCharType="separate"/>
            </w:r>
            <w:r>
              <w:rPr>
                <w:noProof/>
                <w:webHidden/>
              </w:rPr>
              <w:t>6</w:t>
            </w:r>
            <w:r>
              <w:rPr>
                <w:noProof/>
                <w:webHidden/>
              </w:rPr>
              <w:fldChar w:fldCharType="end"/>
            </w:r>
          </w:hyperlink>
        </w:p>
        <w:p w14:paraId="31F5CB18" w14:textId="123DD2E3" w:rsidR="00BE2A52" w:rsidRDefault="00BE2A52">
          <w:pPr>
            <w:pStyle w:val="TOC2"/>
            <w:tabs>
              <w:tab w:val="right" w:leader="dot" w:pos="9350"/>
            </w:tabs>
            <w:rPr>
              <w:rFonts w:asciiTheme="minorHAnsi" w:hAnsiTheme="minorHAnsi"/>
              <w:noProof/>
              <w:sz w:val="24"/>
              <w:lang w:eastAsia="en-US"/>
            </w:rPr>
          </w:pPr>
          <w:hyperlink w:anchor="_Toc230083177" w:history="1">
            <w:r w:rsidRPr="00AC6772">
              <w:rPr>
                <w:rStyle w:val="Hyperlink"/>
                <w:noProof/>
              </w:rPr>
              <w:t>2.2  Reporting Group Relationships</w:t>
            </w:r>
            <w:r>
              <w:rPr>
                <w:noProof/>
                <w:webHidden/>
              </w:rPr>
              <w:tab/>
            </w:r>
            <w:r>
              <w:rPr>
                <w:noProof/>
                <w:webHidden/>
              </w:rPr>
              <w:fldChar w:fldCharType="begin"/>
            </w:r>
            <w:r>
              <w:rPr>
                <w:noProof/>
                <w:webHidden/>
              </w:rPr>
              <w:instrText xml:space="preserve"> PAGEREF _Toc230083177 \h </w:instrText>
            </w:r>
            <w:r>
              <w:rPr>
                <w:noProof/>
                <w:webHidden/>
              </w:rPr>
            </w:r>
            <w:r>
              <w:rPr>
                <w:noProof/>
                <w:webHidden/>
              </w:rPr>
              <w:fldChar w:fldCharType="separate"/>
            </w:r>
            <w:r>
              <w:rPr>
                <w:noProof/>
                <w:webHidden/>
              </w:rPr>
              <w:t>6</w:t>
            </w:r>
            <w:r>
              <w:rPr>
                <w:noProof/>
                <w:webHidden/>
              </w:rPr>
              <w:fldChar w:fldCharType="end"/>
            </w:r>
          </w:hyperlink>
        </w:p>
        <w:p w14:paraId="3D7D2DA9" w14:textId="0D495ED9" w:rsidR="00BE2A52" w:rsidRDefault="00BE2A52">
          <w:pPr>
            <w:pStyle w:val="TOC2"/>
            <w:tabs>
              <w:tab w:val="right" w:leader="dot" w:pos="9350"/>
            </w:tabs>
            <w:rPr>
              <w:rFonts w:asciiTheme="minorHAnsi" w:hAnsiTheme="minorHAnsi"/>
              <w:noProof/>
              <w:sz w:val="24"/>
              <w:lang w:eastAsia="en-US"/>
            </w:rPr>
          </w:pPr>
          <w:hyperlink w:anchor="_Toc230083178" w:history="1">
            <w:r w:rsidRPr="00AC6772">
              <w:rPr>
                <w:rStyle w:val="Hyperlink"/>
                <w:noProof/>
              </w:rPr>
              <w:t>2.3  Many-to-Many (N:N) Relationships</w:t>
            </w:r>
            <w:r>
              <w:rPr>
                <w:noProof/>
                <w:webHidden/>
              </w:rPr>
              <w:tab/>
            </w:r>
            <w:r>
              <w:rPr>
                <w:noProof/>
                <w:webHidden/>
              </w:rPr>
              <w:fldChar w:fldCharType="begin"/>
            </w:r>
            <w:r>
              <w:rPr>
                <w:noProof/>
                <w:webHidden/>
              </w:rPr>
              <w:instrText xml:space="preserve"> PAGEREF _Toc230083178 \h </w:instrText>
            </w:r>
            <w:r>
              <w:rPr>
                <w:noProof/>
                <w:webHidden/>
              </w:rPr>
            </w:r>
            <w:r>
              <w:rPr>
                <w:noProof/>
                <w:webHidden/>
              </w:rPr>
              <w:fldChar w:fldCharType="separate"/>
            </w:r>
            <w:r>
              <w:rPr>
                <w:noProof/>
                <w:webHidden/>
              </w:rPr>
              <w:t>7</w:t>
            </w:r>
            <w:r>
              <w:rPr>
                <w:noProof/>
                <w:webHidden/>
              </w:rPr>
              <w:fldChar w:fldCharType="end"/>
            </w:r>
          </w:hyperlink>
        </w:p>
        <w:p w14:paraId="064D935A" w14:textId="6E77701B" w:rsidR="00BE2A52" w:rsidRDefault="00BE2A52">
          <w:pPr>
            <w:pStyle w:val="TOC1"/>
            <w:tabs>
              <w:tab w:val="right" w:leader="dot" w:pos="9350"/>
            </w:tabs>
            <w:rPr>
              <w:rFonts w:asciiTheme="minorHAnsi" w:hAnsiTheme="minorHAnsi"/>
              <w:noProof/>
              <w:sz w:val="24"/>
              <w:lang w:eastAsia="en-US"/>
            </w:rPr>
          </w:pPr>
          <w:hyperlink w:anchor="_Toc230083179" w:history="1">
            <w:r w:rsidRPr="00AC6772">
              <w:rPr>
                <w:rStyle w:val="Hyperlink"/>
                <w:noProof/>
              </w:rPr>
              <w:t>3. Admin Group — Table Schemas</w:t>
            </w:r>
            <w:r>
              <w:rPr>
                <w:noProof/>
                <w:webHidden/>
              </w:rPr>
              <w:tab/>
            </w:r>
            <w:r>
              <w:rPr>
                <w:noProof/>
                <w:webHidden/>
              </w:rPr>
              <w:fldChar w:fldCharType="begin"/>
            </w:r>
            <w:r>
              <w:rPr>
                <w:noProof/>
                <w:webHidden/>
              </w:rPr>
              <w:instrText xml:space="preserve"> PAGEREF _Toc230083179 \h </w:instrText>
            </w:r>
            <w:r>
              <w:rPr>
                <w:noProof/>
                <w:webHidden/>
              </w:rPr>
            </w:r>
            <w:r>
              <w:rPr>
                <w:noProof/>
                <w:webHidden/>
              </w:rPr>
              <w:fldChar w:fldCharType="separate"/>
            </w:r>
            <w:r>
              <w:rPr>
                <w:noProof/>
                <w:webHidden/>
              </w:rPr>
              <w:t>8</w:t>
            </w:r>
            <w:r>
              <w:rPr>
                <w:noProof/>
                <w:webHidden/>
              </w:rPr>
              <w:fldChar w:fldCharType="end"/>
            </w:r>
          </w:hyperlink>
        </w:p>
        <w:p w14:paraId="691A86D6" w14:textId="70A31AAA" w:rsidR="00BE2A52" w:rsidRDefault="00BE2A52">
          <w:pPr>
            <w:pStyle w:val="TOC2"/>
            <w:tabs>
              <w:tab w:val="right" w:leader="dot" w:pos="9350"/>
            </w:tabs>
            <w:rPr>
              <w:rFonts w:asciiTheme="minorHAnsi" w:hAnsiTheme="minorHAnsi"/>
              <w:noProof/>
              <w:sz w:val="24"/>
              <w:lang w:eastAsia="en-US"/>
            </w:rPr>
          </w:pPr>
          <w:hyperlink w:anchor="_Toc230083180" w:history="1">
            <w:r w:rsidRPr="00AC6772">
              <w:rPr>
                <w:rStyle w:val="Hyperlink"/>
                <w:noProof/>
              </w:rPr>
              <w:t>3.1  Global Option Sets</w:t>
            </w:r>
            <w:r>
              <w:rPr>
                <w:noProof/>
                <w:webHidden/>
              </w:rPr>
              <w:tab/>
            </w:r>
            <w:r>
              <w:rPr>
                <w:noProof/>
                <w:webHidden/>
              </w:rPr>
              <w:fldChar w:fldCharType="begin"/>
            </w:r>
            <w:r>
              <w:rPr>
                <w:noProof/>
                <w:webHidden/>
              </w:rPr>
              <w:instrText xml:space="preserve"> PAGEREF _Toc230083180 \h </w:instrText>
            </w:r>
            <w:r>
              <w:rPr>
                <w:noProof/>
                <w:webHidden/>
              </w:rPr>
            </w:r>
            <w:r>
              <w:rPr>
                <w:noProof/>
                <w:webHidden/>
              </w:rPr>
              <w:fldChar w:fldCharType="separate"/>
            </w:r>
            <w:r>
              <w:rPr>
                <w:noProof/>
                <w:webHidden/>
              </w:rPr>
              <w:t>8</w:t>
            </w:r>
            <w:r>
              <w:rPr>
                <w:noProof/>
                <w:webHidden/>
              </w:rPr>
              <w:fldChar w:fldCharType="end"/>
            </w:r>
          </w:hyperlink>
        </w:p>
        <w:p w14:paraId="39B3A0DA" w14:textId="6A91BA15" w:rsidR="00BE2A52" w:rsidRDefault="00BE2A52">
          <w:pPr>
            <w:pStyle w:val="TOC2"/>
            <w:tabs>
              <w:tab w:val="right" w:leader="dot" w:pos="9350"/>
            </w:tabs>
            <w:rPr>
              <w:rFonts w:asciiTheme="minorHAnsi" w:hAnsiTheme="minorHAnsi"/>
              <w:noProof/>
              <w:sz w:val="24"/>
              <w:lang w:eastAsia="en-US"/>
            </w:rPr>
          </w:pPr>
          <w:hyperlink w:anchor="_Toc230083181" w:history="1">
            <w:r w:rsidRPr="00AC6772">
              <w:rPr>
                <w:rStyle w:val="Hyperlink"/>
                <w:noProof/>
              </w:rPr>
              <w:t>3.2  Fiscal_Years</w:t>
            </w:r>
            <w:r>
              <w:rPr>
                <w:noProof/>
                <w:webHidden/>
              </w:rPr>
              <w:tab/>
            </w:r>
            <w:r>
              <w:rPr>
                <w:noProof/>
                <w:webHidden/>
              </w:rPr>
              <w:fldChar w:fldCharType="begin"/>
            </w:r>
            <w:r>
              <w:rPr>
                <w:noProof/>
                <w:webHidden/>
              </w:rPr>
              <w:instrText xml:space="preserve"> PAGEREF _Toc230083181 \h </w:instrText>
            </w:r>
            <w:r>
              <w:rPr>
                <w:noProof/>
                <w:webHidden/>
              </w:rPr>
            </w:r>
            <w:r>
              <w:rPr>
                <w:noProof/>
                <w:webHidden/>
              </w:rPr>
              <w:fldChar w:fldCharType="separate"/>
            </w:r>
            <w:r>
              <w:rPr>
                <w:noProof/>
                <w:webHidden/>
              </w:rPr>
              <w:t>8</w:t>
            </w:r>
            <w:r>
              <w:rPr>
                <w:noProof/>
                <w:webHidden/>
              </w:rPr>
              <w:fldChar w:fldCharType="end"/>
            </w:r>
          </w:hyperlink>
        </w:p>
        <w:p w14:paraId="3B2E8E42" w14:textId="5C81EC5A" w:rsidR="00BE2A52" w:rsidRDefault="00BE2A52">
          <w:pPr>
            <w:pStyle w:val="TOC2"/>
            <w:tabs>
              <w:tab w:val="right" w:leader="dot" w:pos="9350"/>
            </w:tabs>
            <w:rPr>
              <w:rFonts w:asciiTheme="minorHAnsi" w:hAnsiTheme="minorHAnsi"/>
              <w:noProof/>
              <w:sz w:val="24"/>
              <w:lang w:eastAsia="en-US"/>
            </w:rPr>
          </w:pPr>
          <w:hyperlink w:anchor="_Toc230083182" w:history="1">
            <w:r w:rsidRPr="00AC6772">
              <w:rPr>
                <w:rStyle w:val="Hyperlink"/>
                <w:noProof/>
              </w:rPr>
              <w:t>3.3  Staff</w:t>
            </w:r>
            <w:r>
              <w:rPr>
                <w:noProof/>
                <w:webHidden/>
              </w:rPr>
              <w:tab/>
            </w:r>
            <w:r>
              <w:rPr>
                <w:noProof/>
                <w:webHidden/>
              </w:rPr>
              <w:fldChar w:fldCharType="begin"/>
            </w:r>
            <w:r>
              <w:rPr>
                <w:noProof/>
                <w:webHidden/>
              </w:rPr>
              <w:instrText xml:space="preserve"> PAGEREF _Toc230083182 \h </w:instrText>
            </w:r>
            <w:r>
              <w:rPr>
                <w:noProof/>
                <w:webHidden/>
              </w:rPr>
            </w:r>
            <w:r>
              <w:rPr>
                <w:noProof/>
                <w:webHidden/>
              </w:rPr>
              <w:fldChar w:fldCharType="separate"/>
            </w:r>
            <w:r>
              <w:rPr>
                <w:noProof/>
                <w:webHidden/>
              </w:rPr>
              <w:t>8</w:t>
            </w:r>
            <w:r>
              <w:rPr>
                <w:noProof/>
                <w:webHidden/>
              </w:rPr>
              <w:fldChar w:fldCharType="end"/>
            </w:r>
          </w:hyperlink>
        </w:p>
        <w:p w14:paraId="04144343" w14:textId="029FEACD" w:rsidR="00BE2A52" w:rsidRDefault="00BE2A52">
          <w:pPr>
            <w:pStyle w:val="TOC2"/>
            <w:tabs>
              <w:tab w:val="right" w:leader="dot" w:pos="9350"/>
            </w:tabs>
            <w:rPr>
              <w:rFonts w:asciiTheme="minorHAnsi" w:hAnsiTheme="minorHAnsi"/>
              <w:noProof/>
              <w:sz w:val="24"/>
              <w:lang w:eastAsia="en-US"/>
            </w:rPr>
          </w:pPr>
          <w:hyperlink w:anchor="_Toc230083183" w:history="1">
            <w:r w:rsidRPr="00AC6772">
              <w:rPr>
                <w:rStyle w:val="Hyperlink"/>
                <w:noProof/>
              </w:rPr>
              <w:t>3.4  Communities</w:t>
            </w:r>
            <w:r>
              <w:rPr>
                <w:noProof/>
                <w:webHidden/>
              </w:rPr>
              <w:tab/>
            </w:r>
            <w:r>
              <w:rPr>
                <w:noProof/>
                <w:webHidden/>
              </w:rPr>
              <w:fldChar w:fldCharType="begin"/>
            </w:r>
            <w:r>
              <w:rPr>
                <w:noProof/>
                <w:webHidden/>
              </w:rPr>
              <w:instrText xml:space="preserve"> PAGEREF _Toc230083183 \h </w:instrText>
            </w:r>
            <w:r>
              <w:rPr>
                <w:noProof/>
                <w:webHidden/>
              </w:rPr>
            </w:r>
            <w:r>
              <w:rPr>
                <w:noProof/>
                <w:webHidden/>
              </w:rPr>
              <w:fldChar w:fldCharType="separate"/>
            </w:r>
            <w:r>
              <w:rPr>
                <w:noProof/>
                <w:webHidden/>
              </w:rPr>
              <w:t>9</w:t>
            </w:r>
            <w:r>
              <w:rPr>
                <w:noProof/>
                <w:webHidden/>
              </w:rPr>
              <w:fldChar w:fldCharType="end"/>
            </w:r>
          </w:hyperlink>
        </w:p>
        <w:p w14:paraId="1865072E" w14:textId="20CDD918" w:rsidR="00BE2A52" w:rsidRDefault="00BE2A52">
          <w:pPr>
            <w:pStyle w:val="TOC2"/>
            <w:tabs>
              <w:tab w:val="right" w:leader="dot" w:pos="9350"/>
            </w:tabs>
            <w:rPr>
              <w:rFonts w:asciiTheme="minorHAnsi" w:hAnsiTheme="minorHAnsi"/>
              <w:noProof/>
              <w:sz w:val="24"/>
              <w:lang w:eastAsia="en-US"/>
            </w:rPr>
          </w:pPr>
          <w:hyperlink w:anchor="_Toc230083184" w:history="1">
            <w:r w:rsidRPr="00AC6772">
              <w:rPr>
                <w:rStyle w:val="Hyperlink"/>
                <w:noProof/>
              </w:rPr>
              <w:t>3.5  Community_Demographics</w:t>
            </w:r>
            <w:r>
              <w:rPr>
                <w:noProof/>
                <w:webHidden/>
              </w:rPr>
              <w:tab/>
            </w:r>
            <w:r>
              <w:rPr>
                <w:noProof/>
                <w:webHidden/>
              </w:rPr>
              <w:fldChar w:fldCharType="begin"/>
            </w:r>
            <w:r>
              <w:rPr>
                <w:noProof/>
                <w:webHidden/>
              </w:rPr>
              <w:instrText xml:space="preserve"> PAGEREF _Toc230083184 \h </w:instrText>
            </w:r>
            <w:r>
              <w:rPr>
                <w:noProof/>
                <w:webHidden/>
              </w:rPr>
            </w:r>
            <w:r>
              <w:rPr>
                <w:noProof/>
                <w:webHidden/>
              </w:rPr>
              <w:fldChar w:fldCharType="separate"/>
            </w:r>
            <w:r>
              <w:rPr>
                <w:noProof/>
                <w:webHidden/>
              </w:rPr>
              <w:t>9</w:t>
            </w:r>
            <w:r>
              <w:rPr>
                <w:noProof/>
                <w:webHidden/>
              </w:rPr>
              <w:fldChar w:fldCharType="end"/>
            </w:r>
          </w:hyperlink>
        </w:p>
        <w:p w14:paraId="76D13F22" w14:textId="7D41AB27" w:rsidR="00BE2A52" w:rsidRDefault="00BE2A52">
          <w:pPr>
            <w:pStyle w:val="TOC2"/>
            <w:tabs>
              <w:tab w:val="right" w:leader="dot" w:pos="9350"/>
            </w:tabs>
            <w:rPr>
              <w:rFonts w:asciiTheme="minorHAnsi" w:hAnsiTheme="minorHAnsi"/>
              <w:noProof/>
              <w:sz w:val="24"/>
              <w:lang w:eastAsia="en-US"/>
            </w:rPr>
          </w:pPr>
          <w:hyperlink w:anchor="_Toc230083185" w:history="1">
            <w:r w:rsidRPr="00AC6772">
              <w:rPr>
                <w:rStyle w:val="Hyperlink"/>
                <w:noProof/>
              </w:rPr>
              <w:t>3.6  Community_Contacts</w:t>
            </w:r>
            <w:r>
              <w:rPr>
                <w:noProof/>
                <w:webHidden/>
              </w:rPr>
              <w:tab/>
            </w:r>
            <w:r>
              <w:rPr>
                <w:noProof/>
                <w:webHidden/>
              </w:rPr>
              <w:fldChar w:fldCharType="begin"/>
            </w:r>
            <w:r>
              <w:rPr>
                <w:noProof/>
                <w:webHidden/>
              </w:rPr>
              <w:instrText xml:space="preserve"> PAGEREF _Toc230083185 \h </w:instrText>
            </w:r>
            <w:r>
              <w:rPr>
                <w:noProof/>
                <w:webHidden/>
              </w:rPr>
            </w:r>
            <w:r>
              <w:rPr>
                <w:noProof/>
                <w:webHidden/>
              </w:rPr>
              <w:fldChar w:fldCharType="separate"/>
            </w:r>
            <w:r>
              <w:rPr>
                <w:noProof/>
                <w:webHidden/>
              </w:rPr>
              <w:t>9</w:t>
            </w:r>
            <w:r>
              <w:rPr>
                <w:noProof/>
                <w:webHidden/>
              </w:rPr>
              <w:fldChar w:fldCharType="end"/>
            </w:r>
          </w:hyperlink>
        </w:p>
        <w:p w14:paraId="546FE9DF" w14:textId="2379045D" w:rsidR="00BE2A52" w:rsidRDefault="00BE2A52">
          <w:pPr>
            <w:pStyle w:val="TOC2"/>
            <w:tabs>
              <w:tab w:val="right" w:leader="dot" w:pos="9350"/>
            </w:tabs>
            <w:rPr>
              <w:rFonts w:asciiTheme="minorHAnsi" w:hAnsiTheme="minorHAnsi"/>
              <w:noProof/>
              <w:sz w:val="24"/>
              <w:lang w:eastAsia="en-US"/>
            </w:rPr>
          </w:pPr>
          <w:hyperlink w:anchor="_Toc230083186" w:history="1">
            <w:r w:rsidRPr="00AC6772">
              <w:rPr>
                <w:rStyle w:val="Hyperlink"/>
                <w:noProof/>
              </w:rPr>
              <w:t>3.7  Community_Compliance</w:t>
            </w:r>
            <w:r>
              <w:rPr>
                <w:noProof/>
                <w:webHidden/>
              </w:rPr>
              <w:tab/>
            </w:r>
            <w:r>
              <w:rPr>
                <w:noProof/>
                <w:webHidden/>
              </w:rPr>
              <w:fldChar w:fldCharType="begin"/>
            </w:r>
            <w:r>
              <w:rPr>
                <w:noProof/>
                <w:webHidden/>
              </w:rPr>
              <w:instrText xml:space="preserve"> PAGEREF _Toc230083186 \h </w:instrText>
            </w:r>
            <w:r>
              <w:rPr>
                <w:noProof/>
                <w:webHidden/>
              </w:rPr>
            </w:r>
            <w:r>
              <w:rPr>
                <w:noProof/>
                <w:webHidden/>
              </w:rPr>
              <w:fldChar w:fldCharType="separate"/>
            </w:r>
            <w:r>
              <w:rPr>
                <w:noProof/>
                <w:webHidden/>
              </w:rPr>
              <w:t>10</w:t>
            </w:r>
            <w:r>
              <w:rPr>
                <w:noProof/>
                <w:webHidden/>
              </w:rPr>
              <w:fldChar w:fldCharType="end"/>
            </w:r>
          </w:hyperlink>
        </w:p>
        <w:p w14:paraId="646BE6DA" w14:textId="1A8BA1DD" w:rsidR="00BE2A52" w:rsidRDefault="00BE2A52">
          <w:pPr>
            <w:pStyle w:val="TOC2"/>
            <w:tabs>
              <w:tab w:val="right" w:leader="dot" w:pos="9350"/>
            </w:tabs>
            <w:rPr>
              <w:rFonts w:asciiTheme="minorHAnsi" w:hAnsiTheme="minorHAnsi"/>
              <w:noProof/>
              <w:sz w:val="24"/>
              <w:lang w:eastAsia="en-US"/>
            </w:rPr>
          </w:pPr>
          <w:hyperlink w:anchor="_Toc230083187" w:history="1">
            <w:r w:rsidRPr="00AC6772">
              <w:rPr>
                <w:rStyle w:val="Hyperlink"/>
                <w:noProof/>
              </w:rPr>
              <w:t>3.8 Community_Critical_Events</w:t>
            </w:r>
            <w:r>
              <w:rPr>
                <w:noProof/>
                <w:webHidden/>
              </w:rPr>
              <w:tab/>
            </w:r>
            <w:r>
              <w:rPr>
                <w:noProof/>
                <w:webHidden/>
              </w:rPr>
              <w:fldChar w:fldCharType="begin"/>
            </w:r>
            <w:r>
              <w:rPr>
                <w:noProof/>
                <w:webHidden/>
              </w:rPr>
              <w:instrText xml:space="preserve"> PAGEREF _Toc230083187 \h </w:instrText>
            </w:r>
            <w:r>
              <w:rPr>
                <w:noProof/>
                <w:webHidden/>
              </w:rPr>
            </w:r>
            <w:r>
              <w:rPr>
                <w:noProof/>
                <w:webHidden/>
              </w:rPr>
              <w:fldChar w:fldCharType="separate"/>
            </w:r>
            <w:r>
              <w:rPr>
                <w:noProof/>
                <w:webHidden/>
              </w:rPr>
              <w:t>10</w:t>
            </w:r>
            <w:r>
              <w:rPr>
                <w:noProof/>
                <w:webHidden/>
              </w:rPr>
              <w:fldChar w:fldCharType="end"/>
            </w:r>
          </w:hyperlink>
        </w:p>
        <w:p w14:paraId="1A84270B" w14:textId="5367AB1E" w:rsidR="00BE2A52" w:rsidRDefault="00BE2A52">
          <w:pPr>
            <w:pStyle w:val="TOC2"/>
            <w:tabs>
              <w:tab w:val="right" w:leader="dot" w:pos="9350"/>
            </w:tabs>
            <w:rPr>
              <w:rFonts w:asciiTheme="minorHAnsi" w:hAnsiTheme="minorHAnsi"/>
              <w:noProof/>
              <w:sz w:val="24"/>
              <w:lang w:eastAsia="en-US"/>
            </w:rPr>
          </w:pPr>
          <w:hyperlink w:anchor="_Toc230083188" w:history="1">
            <w:r w:rsidRPr="00AC6772">
              <w:rPr>
                <w:rStyle w:val="Hyperlink"/>
                <w:noProof/>
              </w:rPr>
              <w:t>3.9  Contracts</w:t>
            </w:r>
            <w:r>
              <w:rPr>
                <w:noProof/>
                <w:webHidden/>
              </w:rPr>
              <w:tab/>
            </w:r>
            <w:r>
              <w:rPr>
                <w:noProof/>
                <w:webHidden/>
              </w:rPr>
              <w:fldChar w:fldCharType="begin"/>
            </w:r>
            <w:r>
              <w:rPr>
                <w:noProof/>
                <w:webHidden/>
              </w:rPr>
              <w:instrText xml:space="preserve"> PAGEREF _Toc230083188 \h </w:instrText>
            </w:r>
            <w:r>
              <w:rPr>
                <w:noProof/>
                <w:webHidden/>
              </w:rPr>
            </w:r>
            <w:r>
              <w:rPr>
                <w:noProof/>
                <w:webHidden/>
              </w:rPr>
              <w:fldChar w:fldCharType="separate"/>
            </w:r>
            <w:r>
              <w:rPr>
                <w:noProof/>
                <w:webHidden/>
              </w:rPr>
              <w:t>11</w:t>
            </w:r>
            <w:r>
              <w:rPr>
                <w:noProof/>
                <w:webHidden/>
              </w:rPr>
              <w:fldChar w:fldCharType="end"/>
            </w:r>
          </w:hyperlink>
        </w:p>
        <w:p w14:paraId="5ADA8F69" w14:textId="1CFF6CC9" w:rsidR="00BE2A52" w:rsidRDefault="00BE2A52">
          <w:pPr>
            <w:pStyle w:val="TOC2"/>
            <w:tabs>
              <w:tab w:val="right" w:leader="dot" w:pos="9350"/>
            </w:tabs>
            <w:rPr>
              <w:rFonts w:asciiTheme="minorHAnsi" w:hAnsiTheme="minorHAnsi"/>
              <w:noProof/>
              <w:sz w:val="24"/>
              <w:lang w:eastAsia="en-US"/>
            </w:rPr>
          </w:pPr>
          <w:hyperlink w:anchor="_Toc230083189" w:history="1">
            <w:r w:rsidRPr="00AC6772">
              <w:rPr>
                <w:rStyle w:val="Hyperlink"/>
                <w:noProof/>
              </w:rPr>
              <w:t>3.10  Application_Process</w:t>
            </w:r>
            <w:r>
              <w:rPr>
                <w:noProof/>
                <w:webHidden/>
              </w:rPr>
              <w:tab/>
            </w:r>
            <w:r>
              <w:rPr>
                <w:noProof/>
                <w:webHidden/>
              </w:rPr>
              <w:fldChar w:fldCharType="begin"/>
            </w:r>
            <w:r>
              <w:rPr>
                <w:noProof/>
                <w:webHidden/>
              </w:rPr>
              <w:instrText xml:space="preserve"> PAGEREF _Toc230083189 \h </w:instrText>
            </w:r>
            <w:r>
              <w:rPr>
                <w:noProof/>
                <w:webHidden/>
              </w:rPr>
            </w:r>
            <w:r>
              <w:rPr>
                <w:noProof/>
                <w:webHidden/>
              </w:rPr>
              <w:fldChar w:fldCharType="separate"/>
            </w:r>
            <w:r>
              <w:rPr>
                <w:noProof/>
                <w:webHidden/>
              </w:rPr>
              <w:t>11</w:t>
            </w:r>
            <w:r>
              <w:rPr>
                <w:noProof/>
                <w:webHidden/>
              </w:rPr>
              <w:fldChar w:fldCharType="end"/>
            </w:r>
          </w:hyperlink>
        </w:p>
        <w:p w14:paraId="0DBC94C0" w14:textId="410DA534" w:rsidR="00BE2A52" w:rsidRDefault="00BE2A52">
          <w:pPr>
            <w:pStyle w:val="TOC2"/>
            <w:tabs>
              <w:tab w:val="right" w:leader="dot" w:pos="9350"/>
            </w:tabs>
            <w:rPr>
              <w:rFonts w:asciiTheme="minorHAnsi" w:hAnsiTheme="minorHAnsi"/>
              <w:noProof/>
              <w:sz w:val="24"/>
              <w:lang w:eastAsia="en-US"/>
            </w:rPr>
          </w:pPr>
          <w:hyperlink w:anchor="_Toc230083190" w:history="1">
            <w:r w:rsidRPr="00AC6772">
              <w:rPr>
                <w:rStyle w:val="Hyperlink"/>
                <w:noProof/>
              </w:rPr>
              <w:t>3.11  Contract_Application</w:t>
            </w:r>
            <w:r>
              <w:rPr>
                <w:noProof/>
                <w:webHidden/>
              </w:rPr>
              <w:tab/>
            </w:r>
            <w:r>
              <w:rPr>
                <w:noProof/>
                <w:webHidden/>
              </w:rPr>
              <w:fldChar w:fldCharType="begin"/>
            </w:r>
            <w:r>
              <w:rPr>
                <w:noProof/>
                <w:webHidden/>
              </w:rPr>
              <w:instrText xml:space="preserve"> PAGEREF _Toc230083190 \h </w:instrText>
            </w:r>
            <w:r>
              <w:rPr>
                <w:noProof/>
                <w:webHidden/>
              </w:rPr>
            </w:r>
            <w:r>
              <w:rPr>
                <w:noProof/>
                <w:webHidden/>
              </w:rPr>
              <w:fldChar w:fldCharType="separate"/>
            </w:r>
            <w:r>
              <w:rPr>
                <w:noProof/>
                <w:webHidden/>
              </w:rPr>
              <w:t>13</w:t>
            </w:r>
            <w:r>
              <w:rPr>
                <w:noProof/>
                <w:webHidden/>
              </w:rPr>
              <w:fldChar w:fldCharType="end"/>
            </w:r>
          </w:hyperlink>
        </w:p>
        <w:p w14:paraId="16A348EB" w14:textId="44906CB5" w:rsidR="00BE2A52" w:rsidRDefault="00BE2A52">
          <w:pPr>
            <w:pStyle w:val="TOC2"/>
            <w:tabs>
              <w:tab w:val="right" w:leader="dot" w:pos="9350"/>
            </w:tabs>
            <w:rPr>
              <w:rFonts w:asciiTheme="minorHAnsi" w:hAnsiTheme="minorHAnsi"/>
              <w:noProof/>
              <w:sz w:val="24"/>
              <w:lang w:eastAsia="en-US"/>
            </w:rPr>
          </w:pPr>
          <w:hyperlink w:anchor="_Toc230083191" w:history="1">
            <w:r w:rsidRPr="00AC6772">
              <w:rPr>
                <w:rStyle w:val="Hyperlink"/>
                <w:noProof/>
              </w:rPr>
              <w:t>3.12  Contract_Objectives</w:t>
            </w:r>
            <w:r>
              <w:rPr>
                <w:noProof/>
                <w:webHidden/>
              </w:rPr>
              <w:tab/>
            </w:r>
            <w:r>
              <w:rPr>
                <w:noProof/>
                <w:webHidden/>
              </w:rPr>
              <w:fldChar w:fldCharType="begin"/>
            </w:r>
            <w:r>
              <w:rPr>
                <w:noProof/>
                <w:webHidden/>
              </w:rPr>
              <w:instrText xml:space="preserve"> PAGEREF _Toc230083191 \h </w:instrText>
            </w:r>
            <w:r>
              <w:rPr>
                <w:noProof/>
                <w:webHidden/>
              </w:rPr>
            </w:r>
            <w:r>
              <w:rPr>
                <w:noProof/>
                <w:webHidden/>
              </w:rPr>
              <w:fldChar w:fldCharType="separate"/>
            </w:r>
            <w:r>
              <w:rPr>
                <w:noProof/>
                <w:webHidden/>
              </w:rPr>
              <w:t>13</w:t>
            </w:r>
            <w:r>
              <w:rPr>
                <w:noProof/>
                <w:webHidden/>
              </w:rPr>
              <w:fldChar w:fldCharType="end"/>
            </w:r>
          </w:hyperlink>
        </w:p>
        <w:p w14:paraId="11311792" w14:textId="715B12E8" w:rsidR="00BE2A52" w:rsidRDefault="00BE2A52">
          <w:pPr>
            <w:pStyle w:val="TOC2"/>
            <w:tabs>
              <w:tab w:val="right" w:leader="dot" w:pos="9350"/>
            </w:tabs>
            <w:rPr>
              <w:rFonts w:asciiTheme="minorHAnsi" w:hAnsiTheme="minorHAnsi"/>
              <w:noProof/>
              <w:sz w:val="24"/>
              <w:lang w:eastAsia="en-US"/>
            </w:rPr>
          </w:pPr>
          <w:hyperlink w:anchor="_Toc230083192" w:history="1">
            <w:r w:rsidRPr="00AC6772">
              <w:rPr>
                <w:rStyle w:val="Hyperlink"/>
                <w:noProof/>
              </w:rPr>
              <w:t>3.13  Contract_EvalPlan</w:t>
            </w:r>
            <w:r>
              <w:rPr>
                <w:noProof/>
                <w:webHidden/>
              </w:rPr>
              <w:tab/>
            </w:r>
            <w:r>
              <w:rPr>
                <w:noProof/>
                <w:webHidden/>
              </w:rPr>
              <w:fldChar w:fldCharType="begin"/>
            </w:r>
            <w:r>
              <w:rPr>
                <w:noProof/>
                <w:webHidden/>
              </w:rPr>
              <w:instrText xml:space="preserve"> PAGEREF _Toc230083192 \h </w:instrText>
            </w:r>
            <w:r>
              <w:rPr>
                <w:noProof/>
                <w:webHidden/>
              </w:rPr>
            </w:r>
            <w:r>
              <w:rPr>
                <w:noProof/>
                <w:webHidden/>
              </w:rPr>
              <w:fldChar w:fldCharType="separate"/>
            </w:r>
            <w:r>
              <w:rPr>
                <w:noProof/>
                <w:webHidden/>
              </w:rPr>
              <w:t>13</w:t>
            </w:r>
            <w:r>
              <w:rPr>
                <w:noProof/>
                <w:webHidden/>
              </w:rPr>
              <w:fldChar w:fldCharType="end"/>
            </w:r>
          </w:hyperlink>
        </w:p>
        <w:p w14:paraId="2361F85C" w14:textId="38B0F298" w:rsidR="00BE2A52" w:rsidRDefault="00BE2A52">
          <w:pPr>
            <w:pStyle w:val="TOC2"/>
            <w:tabs>
              <w:tab w:val="right" w:leader="dot" w:pos="9350"/>
            </w:tabs>
            <w:rPr>
              <w:rFonts w:asciiTheme="minorHAnsi" w:hAnsiTheme="minorHAnsi"/>
              <w:noProof/>
              <w:sz w:val="24"/>
              <w:lang w:eastAsia="en-US"/>
            </w:rPr>
          </w:pPr>
          <w:hyperlink w:anchor="_Toc230083193" w:history="1">
            <w:r w:rsidRPr="00AC6772">
              <w:rPr>
                <w:rStyle w:val="Hyperlink"/>
                <w:noProof/>
              </w:rPr>
              <w:t>3.14  Contract_Financial</w:t>
            </w:r>
            <w:r>
              <w:rPr>
                <w:noProof/>
                <w:webHidden/>
              </w:rPr>
              <w:tab/>
            </w:r>
            <w:r>
              <w:rPr>
                <w:noProof/>
                <w:webHidden/>
              </w:rPr>
              <w:fldChar w:fldCharType="begin"/>
            </w:r>
            <w:r>
              <w:rPr>
                <w:noProof/>
                <w:webHidden/>
              </w:rPr>
              <w:instrText xml:space="preserve"> PAGEREF _Toc230083193 \h </w:instrText>
            </w:r>
            <w:r>
              <w:rPr>
                <w:noProof/>
                <w:webHidden/>
              </w:rPr>
            </w:r>
            <w:r>
              <w:rPr>
                <w:noProof/>
                <w:webHidden/>
              </w:rPr>
              <w:fldChar w:fldCharType="separate"/>
            </w:r>
            <w:r>
              <w:rPr>
                <w:noProof/>
                <w:webHidden/>
              </w:rPr>
              <w:t>13</w:t>
            </w:r>
            <w:r>
              <w:rPr>
                <w:noProof/>
                <w:webHidden/>
              </w:rPr>
              <w:fldChar w:fldCharType="end"/>
            </w:r>
          </w:hyperlink>
        </w:p>
        <w:p w14:paraId="00819D5E" w14:textId="73ACB98F" w:rsidR="00BE2A52" w:rsidRDefault="00BE2A52">
          <w:pPr>
            <w:pStyle w:val="TOC2"/>
            <w:tabs>
              <w:tab w:val="right" w:leader="dot" w:pos="9350"/>
            </w:tabs>
            <w:rPr>
              <w:rFonts w:asciiTheme="minorHAnsi" w:hAnsiTheme="minorHAnsi"/>
              <w:noProof/>
              <w:sz w:val="24"/>
              <w:lang w:eastAsia="en-US"/>
            </w:rPr>
          </w:pPr>
          <w:hyperlink w:anchor="_Toc230083194" w:history="1">
            <w:r w:rsidRPr="00AC6772">
              <w:rPr>
                <w:rStyle w:val="Hyperlink"/>
                <w:noProof/>
              </w:rPr>
              <w:t>3.15  Contract_Reports</w:t>
            </w:r>
            <w:r>
              <w:rPr>
                <w:noProof/>
                <w:webHidden/>
              </w:rPr>
              <w:tab/>
            </w:r>
            <w:r>
              <w:rPr>
                <w:noProof/>
                <w:webHidden/>
              </w:rPr>
              <w:fldChar w:fldCharType="begin"/>
            </w:r>
            <w:r>
              <w:rPr>
                <w:noProof/>
                <w:webHidden/>
              </w:rPr>
              <w:instrText xml:space="preserve"> PAGEREF _Toc230083194 \h </w:instrText>
            </w:r>
            <w:r>
              <w:rPr>
                <w:noProof/>
                <w:webHidden/>
              </w:rPr>
            </w:r>
            <w:r>
              <w:rPr>
                <w:noProof/>
                <w:webHidden/>
              </w:rPr>
              <w:fldChar w:fldCharType="separate"/>
            </w:r>
            <w:r>
              <w:rPr>
                <w:noProof/>
                <w:webHidden/>
              </w:rPr>
              <w:t>14</w:t>
            </w:r>
            <w:r>
              <w:rPr>
                <w:noProof/>
                <w:webHidden/>
              </w:rPr>
              <w:fldChar w:fldCharType="end"/>
            </w:r>
          </w:hyperlink>
        </w:p>
        <w:p w14:paraId="077EDE9E" w14:textId="7023AC09" w:rsidR="00BE2A52" w:rsidRDefault="00BE2A52">
          <w:pPr>
            <w:pStyle w:val="TOC2"/>
            <w:tabs>
              <w:tab w:val="right" w:leader="dot" w:pos="9350"/>
            </w:tabs>
            <w:rPr>
              <w:rFonts w:asciiTheme="minorHAnsi" w:hAnsiTheme="minorHAnsi"/>
              <w:noProof/>
              <w:sz w:val="24"/>
              <w:lang w:eastAsia="en-US"/>
            </w:rPr>
          </w:pPr>
          <w:hyperlink w:anchor="_Toc230083195" w:history="1">
            <w:r w:rsidRPr="00AC6772">
              <w:rPr>
                <w:rStyle w:val="Hyperlink"/>
                <w:noProof/>
              </w:rPr>
              <w:t>3.16  Contract_Outcome_Links</w:t>
            </w:r>
            <w:r>
              <w:rPr>
                <w:noProof/>
                <w:webHidden/>
              </w:rPr>
              <w:tab/>
            </w:r>
            <w:r>
              <w:rPr>
                <w:noProof/>
                <w:webHidden/>
              </w:rPr>
              <w:fldChar w:fldCharType="begin"/>
            </w:r>
            <w:r>
              <w:rPr>
                <w:noProof/>
                <w:webHidden/>
              </w:rPr>
              <w:instrText xml:space="preserve"> PAGEREF _Toc230083195 \h </w:instrText>
            </w:r>
            <w:r>
              <w:rPr>
                <w:noProof/>
                <w:webHidden/>
              </w:rPr>
            </w:r>
            <w:r>
              <w:rPr>
                <w:noProof/>
                <w:webHidden/>
              </w:rPr>
              <w:fldChar w:fldCharType="separate"/>
            </w:r>
            <w:r>
              <w:rPr>
                <w:noProof/>
                <w:webHidden/>
              </w:rPr>
              <w:t>15</w:t>
            </w:r>
            <w:r>
              <w:rPr>
                <w:noProof/>
                <w:webHidden/>
              </w:rPr>
              <w:fldChar w:fldCharType="end"/>
            </w:r>
          </w:hyperlink>
        </w:p>
        <w:p w14:paraId="292F011C" w14:textId="43225BD1" w:rsidR="00BE2A52" w:rsidRDefault="00BE2A52">
          <w:pPr>
            <w:pStyle w:val="TOC2"/>
            <w:tabs>
              <w:tab w:val="right" w:leader="dot" w:pos="9350"/>
            </w:tabs>
            <w:rPr>
              <w:rFonts w:asciiTheme="minorHAnsi" w:hAnsiTheme="minorHAnsi"/>
              <w:noProof/>
              <w:sz w:val="24"/>
              <w:lang w:eastAsia="en-US"/>
            </w:rPr>
          </w:pPr>
          <w:hyperlink w:anchor="_Toc230083196" w:history="1">
            <w:r w:rsidRPr="00AC6772">
              <w:rPr>
                <w:rStyle w:val="Hyperlink"/>
                <w:noProof/>
              </w:rPr>
              <w:t>3.17  Admin_Events</w:t>
            </w:r>
            <w:r>
              <w:rPr>
                <w:noProof/>
                <w:webHidden/>
              </w:rPr>
              <w:tab/>
            </w:r>
            <w:r>
              <w:rPr>
                <w:noProof/>
                <w:webHidden/>
              </w:rPr>
              <w:fldChar w:fldCharType="begin"/>
            </w:r>
            <w:r>
              <w:rPr>
                <w:noProof/>
                <w:webHidden/>
              </w:rPr>
              <w:instrText xml:space="preserve"> PAGEREF _Toc230083196 \h </w:instrText>
            </w:r>
            <w:r>
              <w:rPr>
                <w:noProof/>
                <w:webHidden/>
              </w:rPr>
            </w:r>
            <w:r>
              <w:rPr>
                <w:noProof/>
                <w:webHidden/>
              </w:rPr>
              <w:fldChar w:fldCharType="separate"/>
            </w:r>
            <w:r>
              <w:rPr>
                <w:noProof/>
                <w:webHidden/>
              </w:rPr>
              <w:t>15</w:t>
            </w:r>
            <w:r>
              <w:rPr>
                <w:noProof/>
                <w:webHidden/>
              </w:rPr>
              <w:fldChar w:fldCharType="end"/>
            </w:r>
          </w:hyperlink>
        </w:p>
        <w:p w14:paraId="0B4A4683" w14:textId="7E170186" w:rsidR="00BE2A52" w:rsidRDefault="00BE2A52">
          <w:pPr>
            <w:pStyle w:val="TOC2"/>
            <w:tabs>
              <w:tab w:val="right" w:leader="dot" w:pos="9350"/>
            </w:tabs>
            <w:rPr>
              <w:rFonts w:asciiTheme="minorHAnsi" w:hAnsiTheme="minorHAnsi"/>
              <w:noProof/>
              <w:sz w:val="24"/>
              <w:lang w:eastAsia="en-US"/>
            </w:rPr>
          </w:pPr>
          <w:hyperlink w:anchor="_Toc230083197" w:history="1">
            <w:r w:rsidRPr="00AC6772">
              <w:rPr>
                <w:rStyle w:val="Hyperlink"/>
                <w:noProof/>
              </w:rPr>
              <w:t>3.18  Activity_Family_Registry</w:t>
            </w:r>
            <w:r>
              <w:rPr>
                <w:noProof/>
                <w:webHidden/>
              </w:rPr>
              <w:tab/>
            </w:r>
            <w:r>
              <w:rPr>
                <w:noProof/>
                <w:webHidden/>
              </w:rPr>
              <w:fldChar w:fldCharType="begin"/>
            </w:r>
            <w:r>
              <w:rPr>
                <w:noProof/>
                <w:webHidden/>
              </w:rPr>
              <w:instrText xml:space="preserve"> PAGEREF _Toc230083197 \h </w:instrText>
            </w:r>
            <w:r>
              <w:rPr>
                <w:noProof/>
                <w:webHidden/>
              </w:rPr>
            </w:r>
            <w:r>
              <w:rPr>
                <w:noProof/>
                <w:webHidden/>
              </w:rPr>
              <w:fldChar w:fldCharType="separate"/>
            </w:r>
            <w:r>
              <w:rPr>
                <w:noProof/>
                <w:webHidden/>
              </w:rPr>
              <w:t>16</w:t>
            </w:r>
            <w:r>
              <w:rPr>
                <w:noProof/>
                <w:webHidden/>
              </w:rPr>
              <w:fldChar w:fldCharType="end"/>
            </w:r>
          </w:hyperlink>
        </w:p>
        <w:p w14:paraId="3B7FB551" w14:textId="16CA4160" w:rsidR="00BE2A52" w:rsidRDefault="00BE2A52">
          <w:pPr>
            <w:pStyle w:val="TOC2"/>
            <w:tabs>
              <w:tab w:val="right" w:leader="dot" w:pos="9350"/>
            </w:tabs>
            <w:rPr>
              <w:rFonts w:asciiTheme="minorHAnsi" w:hAnsiTheme="minorHAnsi"/>
              <w:noProof/>
              <w:sz w:val="24"/>
              <w:lang w:eastAsia="en-US"/>
            </w:rPr>
          </w:pPr>
          <w:hyperlink w:anchor="_Toc230083198" w:history="1">
            <w:r w:rsidRPr="00AC6772">
              <w:rPr>
                <w:rStyle w:val="Hyperlink"/>
                <w:noProof/>
              </w:rPr>
              <w:t>3.19  CoP_Sessions</w:t>
            </w:r>
            <w:r>
              <w:rPr>
                <w:noProof/>
                <w:webHidden/>
              </w:rPr>
              <w:tab/>
            </w:r>
            <w:r>
              <w:rPr>
                <w:noProof/>
                <w:webHidden/>
              </w:rPr>
              <w:fldChar w:fldCharType="begin"/>
            </w:r>
            <w:r>
              <w:rPr>
                <w:noProof/>
                <w:webHidden/>
              </w:rPr>
              <w:instrText xml:space="preserve"> PAGEREF _Toc230083198 \h </w:instrText>
            </w:r>
            <w:r>
              <w:rPr>
                <w:noProof/>
                <w:webHidden/>
              </w:rPr>
            </w:r>
            <w:r>
              <w:rPr>
                <w:noProof/>
                <w:webHidden/>
              </w:rPr>
              <w:fldChar w:fldCharType="separate"/>
            </w:r>
            <w:r>
              <w:rPr>
                <w:noProof/>
                <w:webHidden/>
              </w:rPr>
              <w:t>16</w:t>
            </w:r>
            <w:r>
              <w:rPr>
                <w:noProof/>
                <w:webHidden/>
              </w:rPr>
              <w:fldChar w:fldCharType="end"/>
            </w:r>
          </w:hyperlink>
        </w:p>
        <w:p w14:paraId="2D5BBC95" w14:textId="313B5BA2" w:rsidR="00BE2A52" w:rsidRDefault="00BE2A52">
          <w:pPr>
            <w:pStyle w:val="TOC2"/>
            <w:tabs>
              <w:tab w:val="right" w:leader="dot" w:pos="9350"/>
            </w:tabs>
            <w:rPr>
              <w:rFonts w:asciiTheme="minorHAnsi" w:hAnsiTheme="minorHAnsi"/>
              <w:noProof/>
              <w:sz w:val="24"/>
              <w:lang w:eastAsia="en-US"/>
            </w:rPr>
          </w:pPr>
          <w:hyperlink w:anchor="_Toc230083199" w:history="1">
            <w:r w:rsidRPr="00AC6772">
              <w:rPr>
                <w:rStyle w:val="Hyperlink"/>
                <w:noProof/>
              </w:rPr>
              <w:t>3.20  CoP_Attendance</w:t>
            </w:r>
            <w:r>
              <w:rPr>
                <w:noProof/>
                <w:webHidden/>
              </w:rPr>
              <w:tab/>
            </w:r>
            <w:r>
              <w:rPr>
                <w:noProof/>
                <w:webHidden/>
              </w:rPr>
              <w:fldChar w:fldCharType="begin"/>
            </w:r>
            <w:r>
              <w:rPr>
                <w:noProof/>
                <w:webHidden/>
              </w:rPr>
              <w:instrText xml:space="preserve"> PAGEREF _Toc230083199 \h </w:instrText>
            </w:r>
            <w:r>
              <w:rPr>
                <w:noProof/>
                <w:webHidden/>
              </w:rPr>
            </w:r>
            <w:r>
              <w:rPr>
                <w:noProof/>
                <w:webHidden/>
              </w:rPr>
              <w:fldChar w:fldCharType="separate"/>
            </w:r>
            <w:r>
              <w:rPr>
                <w:noProof/>
                <w:webHidden/>
              </w:rPr>
              <w:t>16</w:t>
            </w:r>
            <w:r>
              <w:rPr>
                <w:noProof/>
                <w:webHidden/>
              </w:rPr>
              <w:fldChar w:fldCharType="end"/>
            </w:r>
          </w:hyperlink>
        </w:p>
        <w:p w14:paraId="335E5B53" w14:textId="56F164B5" w:rsidR="00BE2A52" w:rsidRDefault="00BE2A52">
          <w:pPr>
            <w:pStyle w:val="TOC2"/>
            <w:tabs>
              <w:tab w:val="right" w:leader="dot" w:pos="9350"/>
            </w:tabs>
            <w:rPr>
              <w:rFonts w:asciiTheme="minorHAnsi" w:hAnsiTheme="minorHAnsi"/>
              <w:noProof/>
              <w:sz w:val="24"/>
              <w:lang w:eastAsia="en-US"/>
            </w:rPr>
          </w:pPr>
          <w:hyperlink w:anchor="_Toc230083200" w:history="1">
            <w:r w:rsidRPr="00AC6772">
              <w:rPr>
                <w:rStyle w:val="Hyperlink"/>
                <w:noProof/>
              </w:rPr>
              <w:t>3.21  HL_Team_Outputs</w:t>
            </w:r>
            <w:r>
              <w:rPr>
                <w:noProof/>
                <w:webHidden/>
              </w:rPr>
              <w:tab/>
            </w:r>
            <w:r>
              <w:rPr>
                <w:noProof/>
                <w:webHidden/>
              </w:rPr>
              <w:fldChar w:fldCharType="begin"/>
            </w:r>
            <w:r>
              <w:rPr>
                <w:noProof/>
                <w:webHidden/>
              </w:rPr>
              <w:instrText xml:space="preserve"> PAGEREF _Toc230083200 \h </w:instrText>
            </w:r>
            <w:r>
              <w:rPr>
                <w:noProof/>
                <w:webHidden/>
              </w:rPr>
            </w:r>
            <w:r>
              <w:rPr>
                <w:noProof/>
                <w:webHidden/>
              </w:rPr>
              <w:fldChar w:fldCharType="separate"/>
            </w:r>
            <w:r>
              <w:rPr>
                <w:noProof/>
                <w:webHidden/>
              </w:rPr>
              <w:t>17</w:t>
            </w:r>
            <w:r>
              <w:rPr>
                <w:noProof/>
                <w:webHidden/>
              </w:rPr>
              <w:fldChar w:fldCharType="end"/>
            </w:r>
          </w:hyperlink>
        </w:p>
        <w:p w14:paraId="45E245A9" w14:textId="001419B6" w:rsidR="00BE2A52" w:rsidRDefault="00BE2A52">
          <w:pPr>
            <w:pStyle w:val="TOC1"/>
            <w:tabs>
              <w:tab w:val="right" w:leader="dot" w:pos="9350"/>
            </w:tabs>
            <w:rPr>
              <w:rFonts w:asciiTheme="minorHAnsi" w:hAnsiTheme="minorHAnsi"/>
              <w:noProof/>
              <w:sz w:val="24"/>
              <w:lang w:eastAsia="en-US"/>
            </w:rPr>
          </w:pPr>
          <w:hyperlink w:anchor="_Toc230083201" w:history="1">
            <w:r w:rsidRPr="00AC6772">
              <w:rPr>
                <w:rStyle w:val="Hyperlink"/>
                <w:noProof/>
              </w:rPr>
              <w:t>4. Shared Table Schema</w:t>
            </w:r>
            <w:r>
              <w:rPr>
                <w:noProof/>
                <w:webHidden/>
              </w:rPr>
              <w:tab/>
            </w:r>
            <w:r>
              <w:rPr>
                <w:noProof/>
                <w:webHidden/>
              </w:rPr>
              <w:fldChar w:fldCharType="begin"/>
            </w:r>
            <w:r>
              <w:rPr>
                <w:noProof/>
                <w:webHidden/>
              </w:rPr>
              <w:instrText xml:space="preserve"> PAGEREF _Toc230083201 \h </w:instrText>
            </w:r>
            <w:r>
              <w:rPr>
                <w:noProof/>
                <w:webHidden/>
              </w:rPr>
            </w:r>
            <w:r>
              <w:rPr>
                <w:noProof/>
                <w:webHidden/>
              </w:rPr>
              <w:fldChar w:fldCharType="separate"/>
            </w:r>
            <w:r>
              <w:rPr>
                <w:noProof/>
                <w:webHidden/>
              </w:rPr>
              <w:t>18</w:t>
            </w:r>
            <w:r>
              <w:rPr>
                <w:noProof/>
                <w:webHidden/>
              </w:rPr>
              <w:fldChar w:fldCharType="end"/>
            </w:r>
          </w:hyperlink>
        </w:p>
        <w:p w14:paraId="14973B50" w14:textId="7449157C" w:rsidR="00BE2A52" w:rsidRDefault="00BE2A52">
          <w:pPr>
            <w:pStyle w:val="TOC2"/>
            <w:tabs>
              <w:tab w:val="right" w:leader="dot" w:pos="9350"/>
            </w:tabs>
            <w:rPr>
              <w:rFonts w:asciiTheme="minorHAnsi" w:hAnsiTheme="minorHAnsi"/>
              <w:noProof/>
              <w:sz w:val="24"/>
              <w:lang w:eastAsia="en-US"/>
            </w:rPr>
          </w:pPr>
          <w:hyperlink w:anchor="_Toc230083202" w:history="1">
            <w:r w:rsidRPr="00AC6772">
              <w:rPr>
                <w:rStyle w:val="Hyperlink"/>
                <w:noProof/>
              </w:rPr>
              <w:t>4.1  Attribute_Registry</w:t>
            </w:r>
            <w:r>
              <w:rPr>
                <w:noProof/>
                <w:webHidden/>
              </w:rPr>
              <w:tab/>
            </w:r>
            <w:r>
              <w:rPr>
                <w:noProof/>
                <w:webHidden/>
              </w:rPr>
              <w:fldChar w:fldCharType="begin"/>
            </w:r>
            <w:r>
              <w:rPr>
                <w:noProof/>
                <w:webHidden/>
              </w:rPr>
              <w:instrText xml:space="preserve"> PAGEREF _Toc230083202 \h </w:instrText>
            </w:r>
            <w:r>
              <w:rPr>
                <w:noProof/>
                <w:webHidden/>
              </w:rPr>
            </w:r>
            <w:r>
              <w:rPr>
                <w:noProof/>
                <w:webHidden/>
              </w:rPr>
              <w:fldChar w:fldCharType="separate"/>
            </w:r>
            <w:r>
              <w:rPr>
                <w:noProof/>
                <w:webHidden/>
              </w:rPr>
              <w:t>18</w:t>
            </w:r>
            <w:r>
              <w:rPr>
                <w:noProof/>
                <w:webHidden/>
              </w:rPr>
              <w:fldChar w:fldCharType="end"/>
            </w:r>
          </w:hyperlink>
        </w:p>
        <w:p w14:paraId="08CB3A84" w14:textId="118A72B2" w:rsidR="00BE2A52" w:rsidRDefault="00BE2A52">
          <w:pPr>
            <w:pStyle w:val="TOC1"/>
            <w:tabs>
              <w:tab w:val="right" w:leader="dot" w:pos="9350"/>
            </w:tabs>
            <w:rPr>
              <w:rFonts w:asciiTheme="minorHAnsi" w:hAnsiTheme="minorHAnsi"/>
              <w:noProof/>
              <w:sz w:val="24"/>
              <w:lang w:eastAsia="en-US"/>
            </w:rPr>
          </w:pPr>
          <w:hyperlink w:anchor="_Toc230083203" w:history="1">
            <w:r w:rsidRPr="00AC6772">
              <w:rPr>
                <w:rStyle w:val="Hyperlink"/>
                <w:noProof/>
              </w:rPr>
              <w:t>5. Reporting Group — Table Schemas</w:t>
            </w:r>
            <w:r>
              <w:rPr>
                <w:noProof/>
                <w:webHidden/>
              </w:rPr>
              <w:tab/>
            </w:r>
            <w:r>
              <w:rPr>
                <w:noProof/>
                <w:webHidden/>
              </w:rPr>
              <w:fldChar w:fldCharType="begin"/>
            </w:r>
            <w:r>
              <w:rPr>
                <w:noProof/>
                <w:webHidden/>
              </w:rPr>
              <w:instrText xml:space="preserve"> PAGEREF _Toc230083203 \h </w:instrText>
            </w:r>
            <w:r>
              <w:rPr>
                <w:noProof/>
                <w:webHidden/>
              </w:rPr>
            </w:r>
            <w:r>
              <w:rPr>
                <w:noProof/>
                <w:webHidden/>
              </w:rPr>
              <w:fldChar w:fldCharType="separate"/>
            </w:r>
            <w:r>
              <w:rPr>
                <w:noProof/>
                <w:webHidden/>
              </w:rPr>
              <w:t>19</w:t>
            </w:r>
            <w:r>
              <w:rPr>
                <w:noProof/>
                <w:webHidden/>
              </w:rPr>
              <w:fldChar w:fldCharType="end"/>
            </w:r>
          </w:hyperlink>
        </w:p>
        <w:p w14:paraId="7790943F" w14:textId="5921C866" w:rsidR="00BE2A52" w:rsidRDefault="00BE2A52">
          <w:pPr>
            <w:pStyle w:val="TOC2"/>
            <w:tabs>
              <w:tab w:val="right" w:leader="dot" w:pos="9350"/>
            </w:tabs>
            <w:rPr>
              <w:rFonts w:asciiTheme="minorHAnsi" w:hAnsiTheme="minorHAnsi"/>
              <w:noProof/>
              <w:sz w:val="24"/>
              <w:lang w:eastAsia="en-US"/>
            </w:rPr>
          </w:pPr>
          <w:hyperlink w:anchor="_Toc230083204" w:history="1">
            <w:r w:rsidRPr="00AC6772">
              <w:rPr>
                <w:rStyle w:val="Hyperlink"/>
                <w:noProof/>
              </w:rPr>
              <w:t>5.1  HL_Activity_Instance</w:t>
            </w:r>
            <w:r>
              <w:rPr>
                <w:noProof/>
                <w:webHidden/>
              </w:rPr>
              <w:tab/>
            </w:r>
            <w:r>
              <w:rPr>
                <w:noProof/>
                <w:webHidden/>
              </w:rPr>
              <w:fldChar w:fldCharType="begin"/>
            </w:r>
            <w:r>
              <w:rPr>
                <w:noProof/>
                <w:webHidden/>
              </w:rPr>
              <w:instrText xml:space="preserve"> PAGEREF _Toc230083204 \h </w:instrText>
            </w:r>
            <w:r>
              <w:rPr>
                <w:noProof/>
                <w:webHidden/>
              </w:rPr>
            </w:r>
            <w:r>
              <w:rPr>
                <w:noProof/>
                <w:webHidden/>
              </w:rPr>
              <w:fldChar w:fldCharType="separate"/>
            </w:r>
            <w:r>
              <w:rPr>
                <w:noProof/>
                <w:webHidden/>
              </w:rPr>
              <w:t>19</w:t>
            </w:r>
            <w:r>
              <w:rPr>
                <w:noProof/>
                <w:webHidden/>
              </w:rPr>
              <w:fldChar w:fldCharType="end"/>
            </w:r>
          </w:hyperlink>
        </w:p>
        <w:p w14:paraId="00941ADE" w14:textId="458D65C5" w:rsidR="00BE2A52" w:rsidRDefault="00BE2A52">
          <w:pPr>
            <w:pStyle w:val="TOC2"/>
            <w:tabs>
              <w:tab w:val="right" w:leader="dot" w:pos="9350"/>
            </w:tabs>
            <w:rPr>
              <w:rFonts w:asciiTheme="minorHAnsi" w:hAnsiTheme="minorHAnsi"/>
              <w:noProof/>
              <w:sz w:val="24"/>
              <w:lang w:eastAsia="en-US"/>
            </w:rPr>
          </w:pPr>
          <w:hyperlink w:anchor="_Toc230083205" w:history="1">
            <w:r w:rsidRPr="00AC6772">
              <w:rPr>
                <w:rStyle w:val="Hyperlink"/>
                <w:noProof/>
              </w:rPr>
              <w:t>5.2  Activity_Attribute_Links and Media_Attribute_Links → Native N:N Relationship</w:t>
            </w:r>
            <w:r>
              <w:rPr>
                <w:noProof/>
                <w:webHidden/>
              </w:rPr>
              <w:tab/>
            </w:r>
            <w:r>
              <w:rPr>
                <w:noProof/>
                <w:webHidden/>
              </w:rPr>
              <w:fldChar w:fldCharType="begin"/>
            </w:r>
            <w:r>
              <w:rPr>
                <w:noProof/>
                <w:webHidden/>
              </w:rPr>
              <w:instrText xml:space="preserve"> PAGEREF _Toc230083205 \h </w:instrText>
            </w:r>
            <w:r>
              <w:rPr>
                <w:noProof/>
                <w:webHidden/>
              </w:rPr>
            </w:r>
            <w:r>
              <w:rPr>
                <w:noProof/>
                <w:webHidden/>
              </w:rPr>
              <w:fldChar w:fldCharType="separate"/>
            </w:r>
            <w:r>
              <w:rPr>
                <w:noProof/>
                <w:webHidden/>
              </w:rPr>
              <w:t>20</w:t>
            </w:r>
            <w:r>
              <w:rPr>
                <w:noProof/>
                <w:webHidden/>
              </w:rPr>
              <w:fldChar w:fldCharType="end"/>
            </w:r>
          </w:hyperlink>
        </w:p>
        <w:p w14:paraId="4CD7725E" w14:textId="1CB1F64B" w:rsidR="00BE2A52" w:rsidRDefault="00BE2A52">
          <w:pPr>
            <w:pStyle w:val="TOC2"/>
            <w:tabs>
              <w:tab w:val="right" w:leader="dot" w:pos="9350"/>
            </w:tabs>
            <w:rPr>
              <w:rFonts w:asciiTheme="minorHAnsi" w:hAnsiTheme="minorHAnsi"/>
              <w:noProof/>
              <w:sz w:val="24"/>
              <w:lang w:eastAsia="en-US"/>
            </w:rPr>
          </w:pPr>
          <w:hyperlink w:anchor="_Toc230083206" w:history="1">
            <w:r w:rsidRPr="00AC6772">
              <w:rPr>
                <w:rStyle w:val="Hyperlink"/>
                <w:noProof/>
              </w:rPr>
              <w:t>5.3  HL_Qual</w:t>
            </w:r>
            <w:r>
              <w:rPr>
                <w:noProof/>
                <w:webHidden/>
              </w:rPr>
              <w:tab/>
            </w:r>
            <w:r>
              <w:rPr>
                <w:noProof/>
                <w:webHidden/>
              </w:rPr>
              <w:fldChar w:fldCharType="begin"/>
            </w:r>
            <w:r>
              <w:rPr>
                <w:noProof/>
                <w:webHidden/>
              </w:rPr>
              <w:instrText xml:space="preserve"> PAGEREF _Toc230083206 \h </w:instrText>
            </w:r>
            <w:r>
              <w:rPr>
                <w:noProof/>
                <w:webHidden/>
              </w:rPr>
            </w:r>
            <w:r>
              <w:rPr>
                <w:noProof/>
                <w:webHidden/>
              </w:rPr>
              <w:fldChar w:fldCharType="separate"/>
            </w:r>
            <w:r>
              <w:rPr>
                <w:noProof/>
                <w:webHidden/>
              </w:rPr>
              <w:t>20</w:t>
            </w:r>
            <w:r>
              <w:rPr>
                <w:noProof/>
                <w:webHidden/>
              </w:rPr>
              <w:fldChar w:fldCharType="end"/>
            </w:r>
          </w:hyperlink>
        </w:p>
        <w:p w14:paraId="004B5114" w14:textId="76BE6AC3" w:rsidR="00BE2A52" w:rsidRDefault="00BE2A52">
          <w:pPr>
            <w:pStyle w:val="TOC2"/>
            <w:tabs>
              <w:tab w:val="right" w:leader="dot" w:pos="9350"/>
            </w:tabs>
            <w:rPr>
              <w:rFonts w:asciiTheme="minorHAnsi" w:hAnsiTheme="minorHAnsi"/>
              <w:noProof/>
              <w:sz w:val="24"/>
              <w:lang w:eastAsia="en-US"/>
            </w:rPr>
          </w:pPr>
          <w:hyperlink w:anchor="_Toc230083207" w:history="1">
            <w:r w:rsidRPr="00AC6772">
              <w:rPr>
                <w:rStyle w:val="Hyperlink"/>
                <w:noProof/>
              </w:rPr>
              <w:t>5.4  HL_Media_Sets</w:t>
            </w:r>
            <w:r>
              <w:rPr>
                <w:noProof/>
                <w:webHidden/>
              </w:rPr>
              <w:tab/>
            </w:r>
            <w:r>
              <w:rPr>
                <w:noProof/>
                <w:webHidden/>
              </w:rPr>
              <w:fldChar w:fldCharType="begin"/>
            </w:r>
            <w:r>
              <w:rPr>
                <w:noProof/>
                <w:webHidden/>
              </w:rPr>
              <w:instrText xml:space="preserve"> PAGEREF _Toc230083207 \h </w:instrText>
            </w:r>
            <w:r>
              <w:rPr>
                <w:noProof/>
                <w:webHidden/>
              </w:rPr>
            </w:r>
            <w:r>
              <w:rPr>
                <w:noProof/>
                <w:webHidden/>
              </w:rPr>
              <w:fldChar w:fldCharType="separate"/>
            </w:r>
            <w:r>
              <w:rPr>
                <w:noProof/>
                <w:webHidden/>
              </w:rPr>
              <w:t>20</w:t>
            </w:r>
            <w:r>
              <w:rPr>
                <w:noProof/>
                <w:webHidden/>
              </w:rPr>
              <w:fldChar w:fldCharType="end"/>
            </w:r>
          </w:hyperlink>
        </w:p>
        <w:p w14:paraId="64720B6F" w14:textId="2170BFD6" w:rsidR="00BE2A52" w:rsidRDefault="00BE2A52">
          <w:pPr>
            <w:pStyle w:val="TOC1"/>
            <w:tabs>
              <w:tab w:val="right" w:leader="dot" w:pos="9350"/>
            </w:tabs>
            <w:rPr>
              <w:rFonts w:asciiTheme="minorHAnsi" w:hAnsiTheme="minorHAnsi"/>
              <w:noProof/>
              <w:sz w:val="24"/>
              <w:lang w:eastAsia="en-US"/>
            </w:rPr>
          </w:pPr>
          <w:hyperlink w:anchor="_Toc230083208" w:history="1">
            <w:r w:rsidRPr="00AC6772">
              <w:rPr>
                <w:rStyle w:val="Hyperlink"/>
                <w:noProof/>
              </w:rPr>
              <w:t>6. Global Option Set Values</w:t>
            </w:r>
            <w:r>
              <w:rPr>
                <w:noProof/>
                <w:webHidden/>
              </w:rPr>
              <w:tab/>
            </w:r>
            <w:r>
              <w:rPr>
                <w:noProof/>
                <w:webHidden/>
              </w:rPr>
              <w:fldChar w:fldCharType="begin"/>
            </w:r>
            <w:r>
              <w:rPr>
                <w:noProof/>
                <w:webHidden/>
              </w:rPr>
              <w:instrText xml:space="preserve"> PAGEREF _Toc230083208 \h </w:instrText>
            </w:r>
            <w:r>
              <w:rPr>
                <w:noProof/>
                <w:webHidden/>
              </w:rPr>
            </w:r>
            <w:r>
              <w:rPr>
                <w:noProof/>
                <w:webHidden/>
              </w:rPr>
              <w:fldChar w:fldCharType="separate"/>
            </w:r>
            <w:r>
              <w:rPr>
                <w:noProof/>
                <w:webHidden/>
              </w:rPr>
              <w:t>22</w:t>
            </w:r>
            <w:r>
              <w:rPr>
                <w:noProof/>
                <w:webHidden/>
              </w:rPr>
              <w:fldChar w:fldCharType="end"/>
            </w:r>
          </w:hyperlink>
        </w:p>
        <w:p w14:paraId="062D90BF" w14:textId="1F2E3460" w:rsidR="00BE2A52" w:rsidRDefault="00BE2A52">
          <w:pPr>
            <w:pStyle w:val="TOC1"/>
            <w:tabs>
              <w:tab w:val="right" w:leader="dot" w:pos="9350"/>
            </w:tabs>
            <w:rPr>
              <w:rFonts w:asciiTheme="minorHAnsi" w:hAnsiTheme="minorHAnsi"/>
              <w:noProof/>
              <w:sz w:val="24"/>
              <w:lang w:eastAsia="en-US"/>
            </w:rPr>
          </w:pPr>
          <w:hyperlink w:anchor="_Toc230083209" w:history="1">
            <w:r w:rsidRPr="00AC6772">
              <w:rPr>
                <w:rStyle w:val="Hyperlink"/>
                <w:noProof/>
              </w:rPr>
              <w:t>7. Open Items and Pending Decisions</w:t>
            </w:r>
            <w:r>
              <w:rPr>
                <w:noProof/>
                <w:webHidden/>
              </w:rPr>
              <w:tab/>
            </w:r>
            <w:r>
              <w:rPr>
                <w:noProof/>
                <w:webHidden/>
              </w:rPr>
              <w:fldChar w:fldCharType="begin"/>
            </w:r>
            <w:r>
              <w:rPr>
                <w:noProof/>
                <w:webHidden/>
              </w:rPr>
              <w:instrText xml:space="preserve"> PAGEREF _Toc230083209 \h </w:instrText>
            </w:r>
            <w:r>
              <w:rPr>
                <w:noProof/>
                <w:webHidden/>
              </w:rPr>
            </w:r>
            <w:r>
              <w:rPr>
                <w:noProof/>
                <w:webHidden/>
              </w:rPr>
              <w:fldChar w:fldCharType="separate"/>
            </w:r>
            <w:r>
              <w:rPr>
                <w:noProof/>
                <w:webHidden/>
              </w:rPr>
              <w:t>24</w:t>
            </w:r>
            <w:r>
              <w:rPr>
                <w:noProof/>
                <w:webHidden/>
              </w:rPr>
              <w:fldChar w:fldCharType="end"/>
            </w:r>
          </w:hyperlink>
        </w:p>
        <w:p w14:paraId="1D16B513" w14:textId="5E2211E2" w:rsidR="00BE2A52" w:rsidRDefault="00BE2A52">
          <w:pPr>
            <w:pStyle w:val="TOC1"/>
            <w:tabs>
              <w:tab w:val="right" w:leader="dot" w:pos="9350"/>
            </w:tabs>
            <w:rPr>
              <w:rFonts w:asciiTheme="minorHAnsi" w:hAnsiTheme="minorHAnsi"/>
              <w:noProof/>
              <w:sz w:val="24"/>
              <w:lang w:eastAsia="en-US"/>
            </w:rPr>
          </w:pPr>
          <w:hyperlink w:anchor="_Toc230083210" w:history="1">
            <w:r w:rsidRPr="00AC6772">
              <w:rPr>
                <w:rStyle w:val="Hyperlink"/>
                <w:noProof/>
              </w:rPr>
              <w:t>8. Version History</w:t>
            </w:r>
            <w:r>
              <w:rPr>
                <w:noProof/>
                <w:webHidden/>
              </w:rPr>
              <w:tab/>
            </w:r>
            <w:r>
              <w:rPr>
                <w:noProof/>
                <w:webHidden/>
              </w:rPr>
              <w:fldChar w:fldCharType="begin"/>
            </w:r>
            <w:r>
              <w:rPr>
                <w:noProof/>
                <w:webHidden/>
              </w:rPr>
              <w:instrText xml:space="preserve"> PAGEREF _Toc230083210 \h </w:instrText>
            </w:r>
            <w:r>
              <w:rPr>
                <w:noProof/>
                <w:webHidden/>
              </w:rPr>
            </w:r>
            <w:r>
              <w:rPr>
                <w:noProof/>
                <w:webHidden/>
              </w:rPr>
              <w:fldChar w:fldCharType="separate"/>
            </w:r>
            <w:r>
              <w:rPr>
                <w:noProof/>
                <w:webHidden/>
              </w:rPr>
              <w:t>25</w:t>
            </w:r>
            <w:r>
              <w:rPr>
                <w:noProof/>
                <w:webHidden/>
              </w:rPr>
              <w:fldChar w:fldCharType="end"/>
            </w:r>
          </w:hyperlink>
        </w:p>
        <w:p w14:paraId="0B2D4A89" w14:textId="28608612" w:rsidR="00BE2A52" w:rsidRDefault="00BE2A52">
          <w:pPr>
            <w:pStyle w:val="TOC1"/>
            <w:tabs>
              <w:tab w:val="right" w:leader="dot" w:pos="9350"/>
            </w:tabs>
            <w:rPr>
              <w:rFonts w:asciiTheme="minorHAnsi" w:hAnsiTheme="minorHAnsi"/>
              <w:noProof/>
              <w:sz w:val="24"/>
              <w:lang w:eastAsia="en-US"/>
            </w:rPr>
          </w:pPr>
          <w:hyperlink w:anchor="_Toc230083211" w:history="1">
            <w:r w:rsidRPr="00AC6772">
              <w:rPr>
                <w:rStyle w:val="Hyperlink"/>
                <w:noProof/>
              </w:rPr>
              <w:t>Appendix A: Dataverse Build and Power Apps Design Notes</w:t>
            </w:r>
            <w:r>
              <w:rPr>
                <w:noProof/>
                <w:webHidden/>
              </w:rPr>
              <w:tab/>
            </w:r>
            <w:r>
              <w:rPr>
                <w:noProof/>
                <w:webHidden/>
              </w:rPr>
              <w:fldChar w:fldCharType="begin"/>
            </w:r>
            <w:r>
              <w:rPr>
                <w:noProof/>
                <w:webHidden/>
              </w:rPr>
              <w:instrText xml:space="preserve"> PAGEREF _Toc230083211 \h </w:instrText>
            </w:r>
            <w:r>
              <w:rPr>
                <w:noProof/>
                <w:webHidden/>
              </w:rPr>
            </w:r>
            <w:r>
              <w:rPr>
                <w:noProof/>
                <w:webHidden/>
              </w:rPr>
              <w:fldChar w:fldCharType="separate"/>
            </w:r>
            <w:r>
              <w:rPr>
                <w:noProof/>
                <w:webHidden/>
              </w:rPr>
              <w:t>26</w:t>
            </w:r>
            <w:r>
              <w:rPr>
                <w:noProof/>
                <w:webHidden/>
              </w:rPr>
              <w:fldChar w:fldCharType="end"/>
            </w:r>
          </w:hyperlink>
        </w:p>
        <w:p w14:paraId="639118D3" w14:textId="2B8617D9" w:rsidR="00BE2A52" w:rsidRDefault="00BE2A52">
          <w:pPr>
            <w:pStyle w:val="TOC2"/>
            <w:tabs>
              <w:tab w:val="right" w:leader="dot" w:pos="9350"/>
            </w:tabs>
            <w:rPr>
              <w:rFonts w:asciiTheme="minorHAnsi" w:hAnsiTheme="minorHAnsi"/>
              <w:noProof/>
              <w:sz w:val="24"/>
              <w:lang w:eastAsia="en-US"/>
            </w:rPr>
          </w:pPr>
          <w:hyperlink w:anchor="_Toc230083212" w:history="1">
            <w:r w:rsidRPr="00AC6772">
              <w:rPr>
                <w:rStyle w:val="Hyperlink"/>
                <w:noProof/>
              </w:rPr>
              <w:t>A.1  Column Type Setup in Dataverse</w:t>
            </w:r>
            <w:r>
              <w:rPr>
                <w:noProof/>
                <w:webHidden/>
              </w:rPr>
              <w:tab/>
            </w:r>
            <w:r>
              <w:rPr>
                <w:noProof/>
                <w:webHidden/>
              </w:rPr>
              <w:fldChar w:fldCharType="begin"/>
            </w:r>
            <w:r>
              <w:rPr>
                <w:noProof/>
                <w:webHidden/>
              </w:rPr>
              <w:instrText xml:space="preserve"> PAGEREF _Toc230083212 \h </w:instrText>
            </w:r>
            <w:r>
              <w:rPr>
                <w:noProof/>
                <w:webHidden/>
              </w:rPr>
            </w:r>
            <w:r>
              <w:rPr>
                <w:noProof/>
                <w:webHidden/>
              </w:rPr>
              <w:fldChar w:fldCharType="separate"/>
            </w:r>
            <w:r>
              <w:rPr>
                <w:noProof/>
                <w:webHidden/>
              </w:rPr>
              <w:t>26</w:t>
            </w:r>
            <w:r>
              <w:rPr>
                <w:noProof/>
                <w:webHidden/>
              </w:rPr>
              <w:fldChar w:fldCharType="end"/>
            </w:r>
          </w:hyperlink>
        </w:p>
        <w:p w14:paraId="50723330" w14:textId="08D9242E" w:rsidR="00BE2A52" w:rsidRDefault="00BE2A52">
          <w:pPr>
            <w:pStyle w:val="TOC2"/>
            <w:tabs>
              <w:tab w:val="right" w:leader="dot" w:pos="9350"/>
            </w:tabs>
            <w:rPr>
              <w:rFonts w:asciiTheme="minorHAnsi" w:hAnsiTheme="minorHAnsi"/>
              <w:noProof/>
              <w:sz w:val="24"/>
              <w:lang w:eastAsia="en-US"/>
            </w:rPr>
          </w:pPr>
          <w:hyperlink w:anchor="_Toc230083213" w:history="1">
            <w:r w:rsidRPr="00AC6772">
              <w:rPr>
                <w:rStyle w:val="Hyperlink"/>
                <w:noProof/>
              </w:rPr>
              <w:t>A.2  Many-To-Many (N:N) Relationships in Dataverse</w:t>
            </w:r>
            <w:r>
              <w:rPr>
                <w:noProof/>
                <w:webHidden/>
              </w:rPr>
              <w:tab/>
            </w:r>
            <w:r>
              <w:rPr>
                <w:noProof/>
                <w:webHidden/>
              </w:rPr>
              <w:fldChar w:fldCharType="begin"/>
            </w:r>
            <w:r>
              <w:rPr>
                <w:noProof/>
                <w:webHidden/>
              </w:rPr>
              <w:instrText xml:space="preserve"> PAGEREF _Toc230083213 \h </w:instrText>
            </w:r>
            <w:r>
              <w:rPr>
                <w:noProof/>
                <w:webHidden/>
              </w:rPr>
            </w:r>
            <w:r>
              <w:rPr>
                <w:noProof/>
                <w:webHidden/>
              </w:rPr>
              <w:fldChar w:fldCharType="separate"/>
            </w:r>
            <w:r>
              <w:rPr>
                <w:noProof/>
                <w:webHidden/>
              </w:rPr>
              <w:t>26</w:t>
            </w:r>
            <w:r>
              <w:rPr>
                <w:noProof/>
                <w:webHidden/>
              </w:rPr>
              <w:fldChar w:fldCharType="end"/>
            </w:r>
          </w:hyperlink>
        </w:p>
        <w:p w14:paraId="48229ECA" w14:textId="787477DD" w:rsidR="00BE2A52" w:rsidRDefault="00BE2A52">
          <w:pPr>
            <w:pStyle w:val="TOC2"/>
            <w:tabs>
              <w:tab w:val="right" w:leader="dot" w:pos="9350"/>
            </w:tabs>
            <w:rPr>
              <w:rFonts w:asciiTheme="minorHAnsi" w:hAnsiTheme="minorHAnsi"/>
              <w:noProof/>
              <w:sz w:val="24"/>
              <w:lang w:eastAsia="en-US"/>
            </w:rPr>
          </w:pPr>
          <w:hyperlink w:anchor="_Toc230083214" w:history="1">
            <w:r w:rsidRPr="00AC6772">
              <w:rPr>
                <w:rStyle w:val="Hyperlink"/>
                <w:noProof/>
              </w:rPr>
              <w:t>A.3  Global Option Sets</w:t>
            </w:r>
            <w:r>
              <w:rPr>
                <w:noProof/>
                <w:webHidden/>
              </w:rPr>
              <w:tab/>
            </w:r>
            <w:r>
              <w:rPr>
                <w:noProof/>
                <w:webHidden/>
              </w:rPr>
              <w:fldChar w:fldCharType="begin"/>
            </w:r>
            <w:r>
              <w:rPr>
                <w:noProof/>
                <w:webHidden/>
              </w:rPr>
              <w:instrText xml:space="preserve"> PAGEREF _Toc230083214 \h </w:instrText>
            </w:r>
            <w:r>
              <w:rPr>
                <w:noProof/>
                <w:webHidden/>
              </w:rPr>
            </w:r>
            <w:r>
              <w:rPr>
                <w:noProof/>
                <w:webHidden/>
              </w:rPr>
              <w:fldChar w:fldCharType="separate"/>
            </w:r>
            <w:r>
              <w:rPr>
                <w:noProof/>
                <w:webHidden/>
              </w:rPr>
              <w:t>26</w:t>
            </w:r>
            <w:r>
              <w:rPr>
                <w:noProof/>
                <w:webHidden/>
              </w:rPr>
              <w:fldChar w:fldCharType="end"/>
            </w:r>
          </w:hyperlink>
        </w:p>
        <w:p w14:paraId="733289DD" w14:textId="2B78A3F8" w:rsidR="00BE2A52" w:rsidRDefault="00BE2A52">
          <w:pPr>
            <w:pStyle w:val="TOC2"/>
            <w:tabs>
              <w:tab w:val="right" w:leader="dot" w:pos="9350"/>
            </w:tabs>
            <w:rPr>
              <w:rFonts w:asciiTheme="minorHAnsi" w:hAnsiTheme="minorHAnsi"/>
              <w:noProof/>
              <w:sz w:val="24"/>
              <w:lang w:eastAsia="en-US"/>
            </w:rPr>
          </w:pPr>
          <w:hyperlink w:anchor="_Toc230083215" w:history="1">
            <w:r w:rsidRPr="00AC6772">
              <w:rPr>
                <w:rStyle w:val="Hyperlink"/>
                <w:noProof/>
              </w:rPr>
              <w:t>A.4  Relationship Configuration and Cascade Behaviour</w:t>
            </w:r>
            <w:r>
              <w:rPr>
                <w:noProof/>
                <w:webHidden/>
              </w:rPr>
              <w:tab/>
            </w:r>
            <w:r>
              <w:rPr>
                <w:noProof/>
                <w:webHidden/>
              </w:rPr>
              <w:fldChar w:fldCharType="begin"/>
            </w:r>
            <w:r>
              <w:rPr>
                <w:noProof/>
                <w:webHidden/>
              </w:rPr>
              <w:instrText xml:space="preserve"> PAGEREF _Toc230083215 \h </w:instrText>
            </w:r>
            <w:r>
              <w:rPr>
                <w:noProof/>
                <w:webHidden/>
              </w:rPr>
            </w:r>
            <w:r>
              <w:rPr>
                <w:noProof/>
                <w:webHidden/>
              </w:rPr>
              <w:fldChar w:fldCharType="separate"/>
            </w:r>
            <w:r>
              <w:rPr>
                <w:noProof/>
                <w:webHidden/>
              </w:rPr>
              <w:t>27</w:t>
            </w:r>
            <w:r>
              <w:rPr>
                <w:noProof/>
                <w:webHidden/>
              </w:rPr>
              <w:fldChar w:fldCharType="end"/>
            </w:r>
          </w:hyperlink>
        </w:p>
        <w:p w14:paraId="74DFE55C" w14:textId="35FCAA18" w:rsidR="00BE2A52" w:rsidRDefault="00BE2A52">
          <w:pPr>
            <w:pStyle w:val="TOC2"/>
            <w:tabs>
              <w:tab w:val="right" w:leader="dot" w:pos="9350"/>
            </w:tabs>
            <w:rPr>
              <w:rFonts w:asciiTheme="minorHAnsi" w:hAnsiTheme="minorHAnsi"/>
              <w:noProof/>
              <w:sz w:val="24"/>
              <w:lang w:eastAsia="en-US"/>
            </w:rPr>
          </w:pPr>
          <w:hyperlink w:anchor="_Toc230083216" w:history="1">
            <w:r w:rsidRPr="00AC6772">
              <w:rPr>
                <w:rStyle w:val="Hyperlink"/>
                <w:noProof/>
              </w:rPr>
              <w:t>A.5  Model-Driven App Design Notes</w:t>
            </w:r>
            <w:r>
              <w:rPr>
                <w:noProof/>
                <w:webHidden/>
              </w:rPr>
              <w:tab/>
            </w:r>
            <w:r>
              <w:rPr>
                <w:noProof/>
                <w:webHidden/>
              </w:rPr>
              <w:fldChar w:fldCharType="begin"/>
            </w:r>
            <w:r>
              <w:rPr>
                <w:noProof/>
                <w:webHidden/>
              </w:rPr>
              <w:instrText xml:space="preserve"> PAGEREF _Toc230083216 \h </w:instrText>
            </w:r>
            <w:r>
              <w:rPr>
                <w:noProof/>
                <w:webHidden/>
              </w:rPr>
            </w:r>
            <w:r>
              <w:rPr>
                <w:noProof/>
                <w:webHidden/>
              </w:rPr>
              <w:fldChar w:fldCharType="separate"/>
            </w:r>
            <w:r>
              <w:rPr>
                <w:noProof/>
                <w:webHidden/>
              </w:rPr>
              <w:t>27</w:t>
            </w:r>
            <w:r>
              <w:rPr>
                <w:noProof/>
                <w:webHidden/>
              </w:rPr>
              <w:fldChar w:fldCharType="end"/>
            </w:r>
          </w:hyperlink>
        </w:p>
        <w:p w14:paraId="4C6EE0D9" w14:textId="2380C868" w:rsidR="00BE2A52" w:rsidRDefault="00BE2A52">
          <w:pPr>
            <w:pStyle w:val="TOC2"/>
            <w:tabs>
              <w:tab w:val="right" w:leader="dot" w:pos="9350"/>
            </w:tabs>
            <w:rPr>
              <w:rFonts w:asciiTheme="minorHAnsi" w:hAnsiTheme="minorHAnsi"/>
              <w:noProof/>
              <w:sz w:val="24"/>
              <w:lang w:eastAsia="en-US"/>
            </w:rPr>
          </w:pPr>
          <w:hyperlink w:anchor="_Toc230083217" w:history="1">
            <w:r w:rsidRPr="00AC6772">
              <w:rPr>
                <w:rStyle w:val="Hyperlink"/>
                <w:noProof/>
              </w:rPr>
              <w:t>A.6  Why Dataverse — Architecture Decision Summary</w:t>
            </w:r>
            <w:r>
              <w:rPr>
                <w:noProof/>
                <w:webHidden/>
              </w:rPr>
              <w:tab/>
            </w:r>
            <w:r>
              <w:rPr>
                <w:noProof/>
                <w:webHidden/>
              </w:rPr>
              <w:fldChar w:fldCharType="begin"/>
            </w:r>
            <w:r>
              <w:rPr>
                <w:noProof/>
                <w:webHidden/>
              </w:rPr>
              <w:instrText xml:space="preserve"> PAGEREF _Toc230083217 \h </w:instrText>
            </w:r>
            <w:r>
              <w:rPr>
                <w:noProof/>
                <w:webHidden/>
              </w:rPr>
            </w:r>
            <w:r>
              <w:rPr>
                <w:noProof/>
                <w:webHidden/>
              </w:rPr>
              <w:fldChar w:fldCharType="separate"/>
            </w:r>
            <w:r>
              <w:rPr>
                <w:noProof/>
                <w:webHidden/>
              </w:rPr>
              <w:t>28</w:t>
            </w:r>
            <w:r>
              <w:rPr>
                <w:noProof/>
                <w:webHidden/>
              </w:rPr>
              <w:fldChar w:fldCharType="end"/>
            </w:r>
          </w:hyperlink>
        </w:p>
        <w:p w14:paraId="63B3078C" w14:textId="54B4CA5C" w:rsidR="00931610" w:rsidRDefault="00931610">
          <w:r>
            <w:rPr>
              <w:b/>
              <w:bCs/>
              <w:noProof/>
            </w:rPr>
            <w:fldChar w:fldCharType="end"/>
          </w:r>
        </w:p>
      </w:sdtContent>
    </w:sdt>
    <w:p w14:paraId="2632B9D4" w14:textId="77777777" w:rsidR="007937D9" w:rsidRDefault="00000000">
      <w:r>
        <w:br w:type="page"/>
      </w:r>
    </w:p>
    <w:p w14:paraId="030FC15A" w14:textId="77777777" w:rsidR="007937D9" w:rsidRDefault="00000000">
      <w:pPr>
        <w:pStyle w:val="Heading1"/>
      </w:pPr>
      <w:bookmarkStart w:id="1" w:name="_Toc230083171"/>
      <w:r>
        <w:lastRenderedPageBreak/>
        <w:t>1. Document Purpose and Conventions</w:t>
      </w:r>
      <w:bookmarkEnd w:id="1"/>
    </w:p>
    <w:p w14:paraId="0E794A2D" w14:textId="7D2B3DAC" w:rsidR="007937D9" w:rsidRDefault="00000000">
      <w:pPr>
        <w:spacing w:after="120"/>
      </w:pPr>
      <w:r>
        <w:t xml:space="preserve">This document defines the complete </w:t>
      </w:r>
      <w:r w:rsidR="00CD3101">
        <w:t>Table Schemas</w:t>
      </w:r>
      <w:r>
        <w:t xml:space="preserve"> for the Honouring Life (HL) Grant Program’s data environment. It is the authoritative build specification and should be updated whenever schema changes are approved. All</w:t>
      </w:r>
      <w:r w:rsidR="000F471A" w:rsidRPr="000F471A">
        <w:t xml:space="preserve"> Dataverse table builds, Power Apps form designs, and Power BI data models should be consistent with the schemas defined here. This version reflects a full migration to Microsoft Dataverse as the data platform, replacing the SharePoint Lists architecture used in v1.0–v1.3.</w:t>
      </w:r>
    </w:p>
    <w:p w14:paraId="2C613426" w14:textId="5A06A522" w:rsidR="007937D9" w:rsidRDefault="00000000" w:rsidP="00AF0337">
      <w:pPr>
        <w:pStyle w:val="Heading2"/>
      </w:pPr>
      <w:bookmarkStart w:id="2" w:name="_Toc230083172"/>
      <w:proofErr w:type="gramStart"/>
      <w:r>
        <w:t>1.1  Field</w:t>
      </w:r>
      <w:proofErr w:type="gramEnd"/>
      <w:r>
        <w:t xml:space="preserve"> Type Conventions</w:t>
      </w:r>
      <w:bookmarkEnd w:id="2"/>
    </w:p>
    <w:tbl>
      <w:tblPr>
        <w:tblStyle w:val="GridTable4-Accent1"/>
        <w:tblW w:w="10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7"/>
        <w:gridCol w:w="8063"/>
      </w:tblGrid>
      <w:tr w:rsidR="00392E36" w14:paraId="2FD24642" w14:textId="77777777" w:rsidTr="00392E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C000575" w14:textId="77777777" w:rsidR="00392E36" w:rsidRPr="00392E36" w:rsidRDefault="00392E36" w:rsidP="00392E36">
            <w:pPr>
              <w:jc w:val="center"/>
              <w:rPr>
                <w:bCs w:val="0"/>
                <w:color w:val="FFFFFF"/>
                <w:sz w:val="18"/>
              </w:rPr>
            </w:pPr>
            <w:r w:rsidRPr="00392E36">
              <w:rPr>
                <w:bCs w:val="0"/>
                <w:color w:val="FFFFFF"/>
                <w:sz w:val="18"/>
              </w:rPr>
              <w:t>Type</w:t>
            </w:r>
          </w:p>
        </w:tc>
        <w:tc>
          <w:tcPr>
            <w:tcW w:w="0" w:type="auto"/>
            <w:vAlign w:val="center"/>
          </w:tcPr>
          <w:p w14:paraId="47DE222F" w14:textId="77777777" w:rsidR="00392E36" w:rsidRDefault="00392E36" w:rsidP="00392E36">
            <w:pPr>
              <w:jc w:val="center"/>
              <w:cnfStyle w:val="100000000000" w:firstRow="1" w:lastRow="0" w:firstColumn="0" w:lastColumn="0" w:oddVBand="0" w:evenVBand="0" w:oddHBand="0" w:evenHBand="0" w:firstRowFirstColumn="0" w:firstRowLastColumn="0" w:lastRowFirstColumn="0" w:lastRowLastColumn="0"/>
            </w:pPr>
            <w:r w:rsidRPr="00392E36">
              <w:rPr>
                <w:bCs w:val="0"/>
                <w:color w:val="FFFFFF"/>
                <w:sz w:val="18"/>
              </w:rPr>
              <w:t>Description</w:t>
            </w:r>
          </w:p>
        </w:tc>
      </w:tr>
      <w:tr w:rsidR="00392E36" w14:paraId="1C83FA0B" w14:textId="77777777" w:rsidTr="00392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30DE1C02" w14:textId="77777777" w:rsidR="00392E36" w:rsidRPr="00392E36" w:rsidRDefault="00392E36" w:rsidP="004D1DE7">
            <w:pPr>
              <w:rPr>
                <w:b w:val="0"/>
                <w:bCs w:val="0"/>
                <w:sz w:val="18"/>
              </w:rPr>
            </w:pPr>
            <w:r w:rsidRPr="00392E36">
              <w:rPr>
                <w:b w:val="0"/>
                <w:bCs w:val="0"/>
                <w:sz w:val="18"/>
              </w:rPr>
              <w:t>Lookup</w:t>
            </w:r>
          </w:p>
        </w:tc>
        <w:tc>
          <w:tcPr>
            <w:tcW w:w="0" w:type="auto"/>
            <w:vAlign w:val="center"/>
          </w:tcPr>
          <w:p w14:paraId="53E53DE2" w14:textId="77777777" w:rsidR="00392E36" w:rsidRPr="00392E36" w:rsidRDefault="00392E36" w:rsidP="004D1DE7">
            <w:pPr>
              <w:cnfStyle w:val="000000100000" w:firstRow="0" w:lastRow="0" w:firstColumn="0" w:lastColumn="0" w:oddVBand="0" w:evenVBand="0" w:oddHBand="1" w:evenHBand="0" w:firstRowFirstColumn="0" w:firstRowLastColumn="0" w:lastRowFirstColumn="0" w:lastRowLastColumn="0"/>
              <w:rPr>
                <w:sz w:val="18"/>
              </w:rPr>
            </w:pPr>
            <w:r w:rsidRPr="00392E36">
              <w:rPr>
                <w:sz w:val="18"/>
              </w:rPr>
              <w:t>Relationship column pointing to another Dataverse table. Stores record GUID; displays a chosen field. Implements all one-to-many FK relationships. Cascade behavior configured per relationship in the solution.</w:t>
            </w:r>
          </w:p>
        </w:tc>
      </w:tr>
      <w:tr w:rsidR="00392E36" w14:paraId="6FFCDC3B" w14:textId="77777777" w:rsidTr="00392E36">
        <w:tc>
          <w:tcPr>
            <w:cnfStyle w:val="001000000000" w:firstRow="0" w:lastRow="0" w:firstColumn="1" w:lastColumn="0" w:oddVBand="0" w:evenVBand="0" w:oddHBand="0" w:evenHBand="0" w:firstRowFirstColumn="0" w:firstRowLastColumn="0" w:lastRowFirstColumn="0" w:lastRowLastColumn="0"/>
            <w:tcW w:w="2117" w:type="dxa"/>
            <w:vAlign w:val="center"/>
          </w:tcPr>
          <w:p w14:paraId="0E1C43E7" w14:textId="77777777" w:rsidR="00392E36" w:rsidRPr="00392E36" w:rsidRDefault="00392E36" w:rsidP="004D1DE7">
            <w:pPr>
              <w:rPr>
                <w:b w:val="0"/>
                <w:bCs w:val="0"/>
                <w:sz w:val="18"/>
              </w:rPr>
            </w:pPr>
            <w:r w:rsidRPr="00392E36">
              <w:rPr>
                <w:b w:val="0"/>
                <w:bCs w:val="0"/>
                <w:sz w:val="18"/>
              </w:rPr>
              <w:t>Global Option Set</w:t>
            </w:r>
          </w:p>
        </w:tc>
        <w:tc>
          <w:tcPr>
            <w:tcW w:w="0" w:type="auto"/>
            <w:vAlign w:val="center"/>
          </w:tcPr>
          <w:p w14:paraId="6D65A877" w14:textId="77777777" w:rsidR="00392E36" w:rsidRPr="00392E36" w:rsidRDefault="00392E36" w:rsidP="004D1DE7">
            <w:pPr>
              <w:cnfStyle w:val="000000000000" w:firstRow="0" w:lastRow="0" w:firstColumn="0" w:lastColumn="0" w:oddVBand="0" w:evenVBand="0" w:oddHBand="0" w:evenHBand="0" w:firstRowFirstColumn="0" w:firstRowLastColumn="0" w:lastRowFirstColumn="0" w:lastRowLastColumn="0"/>
              <w:rPr>
                <w:sz w:val="18"/>
              </w:rPr>
            </w:pPr>
            <w:r w:rsidRPr="00392E36">
              <w:rPr>
                <w:sz w:val="18"/>
              </w:rPr>
              <w:t xml:space="preserve">Shared choice list managed at the solution level. Replaces the Lookups table pattern. Defined </w:t>
            </w:r>
            <w:proofErr w:type="gramStart"/>
            <w:r w:rsidRPr="00392E36">
              <w:rPr>
                <w:sz w:val="18"/>
              </w:rPr>
              <w:t>once;</w:t>
            </w:r>
            <w:proofErr w:type="gramEnd"/>
            <w:r w:rsidRPr="00392E36">
              <w:rPr>
                <w:sz w:val="18"/>
              </w:rPr>
              <w:t xml:space="preserve"> reusable across multiple tables. Inactive values can be deactivated while preserved on historical records.</w:t>
            </w:r>
          </w:p>
        </w:tc>
      </w:tr>
      <w:tr w:rsidR="00392E36" w14:paraId="031D8D4A" w14:textId="77777777" w:rsidTr="00392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5299BF24" w14:textId="77777777" w:rsidR="00392E36" w:rsidRPr="00392E36" w:rsidRDefault="00392E36" w:rsidP="004D1DE7">
            <w:pPr>
              <w:rPr>
                <w:b w:val="0"/>
                <w:bCs w:val="0"/>
                <w:sz w:val="18"/>
              </w:rPr>
            </w:pPr>
            <w:r w:rsidRPr="00392E36">
              <w:rPr>
                <w:b w:val="0"/>
                <w:bCs w:val="0"/>
                <w:sz w:val="18"/>
              </w:rPr>
              <w:t>Choice</w:t>
            </w:r>
          </w:p>
        </w:tc>
        <w:tc>
          <w:tcPr>
            <w:tcW w:w="0" w:type="auto"/>
            <w:vAlign w:val="center"/>
          </w:tcPr>
          <w:p w14:paraId="6F469DB8" w14:textId="77777777" w:rsidR="00392E36" w:rsidRPr="00392E36" w:rsidRDefault="00392E36" w:rsidP="004D1DE7">
            <w:pPr>
              <w:cnfStyle w:val="000000100000" w:firstRow="0" w:lastRow="0" w:firstColumn="0" w:lastColumn="0" w:oddVBand="0" w:evenVBand="0" w:oddHBand="1" w:evenHBand="0" w:firstRowFirstColumn="0" w:firstRowLastColumn="0" w:lastRowFirstColumn="0" w:lastRowLastColumn="0"/>
              <w:rPr>
                <w:sz w:val="18"/>
              </w:rPr>
            </w:pPr>
            <w:r w:rsidRPr="00392E36">
              <w:rPr>
                <w:sz w:val="18"/>
              </w:rPr>
              <w:t>Local option set defined on a single column. Not shared across tables. Use for stable, single-table value sets.</w:t>
            </w:r>
          </w:p>
        </w:tc>
      </w:tr>
      <w:tr w:rsidR="00392E36" w14:paraId="0861DAAD" w14:textId="77777777" w:rsidTr="00392E36">
        <w:tc>
          <w:tcPr>
            <w:cnfStyle w:val="001000000000" w:firstRow="0" w:lastRow="0" w:firstColumn="1" w:lastColumn="0" w:oddVBand="0" w:evenVBand="0" w:oddHBand="0" w:evenHBand="0" w:firstRowFirstColumn="0" w:firstRowLastColumn="0" w:lastRowFirstColumn="0" w:lastRowLastColumn="0"/>
            <w:tcW w:w="2117" w:type="dxa"/>
            <w:vAlign w:val="center"/>
          </w:tcPr>
          <w:p w14:paraId="1FC203A9" w14:textId="77777777" w:rsidR="00392E36" w:rsidRPr="00392E36" w:rsidRDefault="00392E36" w:rsidP="004D1DE7">
            <w:pPr>
              <w:rPr>
                <w:b w:val="0"/>
                <w:bCs w:val="0"/>
                <w:sz w:val="18"/>
              </w:rPr>
            </w:pPr>
            <w:r w:rsidRPr="00392E36">
              <w:rPr>
                <w:b w:val="0"/>
                <w:bCs w:val="0"/>
                <w:sz w:val="18"/>
              </w:rPr>
              <w:t>Text</w:t>
            </w:r>
          </w:p>
        </w:tc>
        <w:tc>
          <w:tcPr>
            <w:tcW w:w="0" w:type="auto"/>
            <w:vAlign w:val="center"/>
          </w:tcPr>
          <w:p w14:paraId="71133193" w14:textId="77777777" w:rsidR="00392E36" w:rsidRPr="00392E36" w:rsidRDefault="00392E36" w:rsidP="004D1DE7">
            <w:pPr>
              <w:cnfStyle w:val="000000000000" w:firstRow="0" w:lastRow="0" w:firstColumn="0" w:lastColumn="0" w:oddVBand="0" w:evenVBand="0" w:oddHBand="0" w:evenHBand="0" w:firstRowFirstColumn="0" w:firstRowLastColumn="0" w:lastRowFirstColumn="0" w:lastRowLastColumn="0"/>
              <w:rPr>
                <w:sz w:val="18"/>
              </w:rPr>
            </w:pPr>
            <w:r w:rsidRPr="00392E36">
              <w:rPr>
                <w:sz w:val="18"/>
              </w:rPr>
              <w:t>Single line of text (up to 4,000 characters)</w:t>
            </w:r>
          </w:p>
        </w:tc>
      </w:tr>
      <w:tr w:rsidR="00392E36" w14:paraId="7915DB0C" w14:textId="77777777" w:rsidTr="00392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2D0EE582" w14:textId="77777777" w:rsidR="00392E36" w:rsidRPr="00392E36" w:rsidRDefault="00392E36" w:rsidP="004D1DE7">
            <w:pPr>
              <w:rPr>
                <w:b w:val="0"/>
                <w:bCs w:val="0"/>
                <w:sz w:val="18"/>
              </w:rPr>
            </w:pPr>
            <w:commentRangeStart w:id="3"/>
            <w:r w:rsidRPr="00392E36">
              <w:rPr>
                <w:b w:val="0"/>
                <w:bCs w:val="0"/>
                <w:sz w:val="18"/>
              </w:rPr>
              <w:t>Multiline Text</w:t>
            </w:r>
            <w:commentRangeEnd w:id="3"/>
            <w:r w:rsidR="004049C2">
              <w:rPr>
                <w:rStyle w:val="CommentReference"/>
                <w:b w:val="0"/>
                <w:bCs w:val="0"/>
              </w:rPr>
              <w:commentReference w:id="3"/>
            </w:r>
          </w:p>
        </w:tc>
        <w:tc>
          <w:tcPr>
            <w:tcW w:w="0" w:type="auto"/>
            <w:vAlign w:val="center"/>
          </w:tcPr>
          <w:p w14:paraId="2F876AB8" w14:textId="77777777" w:rsidR="00392E36" w:rsidRPr="00392E36" w:rsidRDefault="00392E36" w:rsidP="004D1DE7">
            <w:pPr>
              <w:cnfStyle w:val="000000100000" w:firstRow="0" w:lastRow="0" w:firstColumn="0" w:lastColumn="0" w:oddVBand="0" w:evenVBand="0" w:oddHBand="1" w:evenHBand="0" w:firstRowFirstColumn="0" w:firstRowLastColumn="0" w:lastRowFirstColumn="0" w:lastRowLastColumn="0"/>
              <w:rPr>
                <w:sz w:val="18"/>
              </w:rPr>
            </w:pPr>
            <w:r w:rsidRPr="00392E36">
              <w:rPr>
                <w:sz w:val="18"/>
              </w:rPr>
              <w:t>Plain text; no character limit. Use for notes, descriptions, and long content.</w:t>
            </w:r>
          </w:p>
        </w:tc>
      </w:tr>
      <w:tr w:rsidR="00392E36" w14:paraId="643687E4" w14:textId="77777777" w:rsidTr="00392E36">
        <w:tc>
          <w:tcPr>
            <w:cnfStyle w:val="001000000000" w:firstRow="0" w:lastRow="0" w:firstColumn="1" w:lastColumn="0" w:oddVBand="0" w:evenVBand="0" w:oddHBand="0" w:evenHBand="0" w:firstRowFirstColumn="0" w:firstRowLastColumn="0" w:lastRowFirstColumn="0" w:lastRowLastColumn="0"/>
            <w:tcW w:w="2117" w:type="dxa"/>
            <w:vAlign w:val="center"/>
          </w:tcPr>
          <w:p w14:paraId="56816321" w14:textId="77777777" w:rsidR="00392E36" w:rsidRPr="00392E36" w:rsidRDefault="00392E36" w:rsidP="004D1DE7">
            <w:pPr>
              <w:rPr>
                <w:b w:val="0"/>
                <w:bCs w:val="0"/>
                <w:sz w:val="18"/>
              </w:rPr>
            </w:pPr>
            <w:r w:rsidRPr="00392E36">
              <w:rPr>
                <w:b w:val="0"/>
                <w:bCs w:val="0"/>
                <w:sz w:val="18"/>
              </w:rPr>
              <w:t>Currency</w:t>
            </w:r>
          </w:p>
        </w:tc>
        <w:tc>
          <w:tcPr>
            <w:tcW w:w="0" w:type="auto"/>
            <w:vAlign w:val="center"/>
          </w:tcPr>
          <w:p w14:paraId="3CC4C7EC" w14:textId="77777777" w:rsidR="00392E36" w:rsidRPr="00392E36" w:rsidRDefault="00392E36" w:rsidP="004D1DE7">
            <w:pPr>
              <w:cnfStyle w:val="000000000000" w:firstRow="0" w:lastRow="0" w:firstColumn="0" w:lastColumn="0" w:oddVBand="0" w:evenVBand="0" w:oddHBand="0" w:evenHBand="0" w:firstRowFirstColumn="0" w:firstRowLastColumn="0" w:lastRowFirstColumn="0" w:lastRowLastColumn="0"/>
              <w:rPr>
                <w:sz w:val="18"/>
              </w:rPr>
            </w:pPr>
            <w:r w:rsidRPr="00392E36">
              <w:rPr>
                <w:sz w:val="18"/>
              </w:rPr>
              <w:t>Monetary value; CAD; two decimal places</w:t>
            </w:r>
          </w:p>
        </w:tc>
      </w:tr>
      <w:tr w:rsidR="00392E36" w14:paraId="4E93DEDE" w14:textId="77777777" w:rsidTr="00392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1B0829E5" w14:textId="77777777" w:rsidR="00392E36" w:rsidRPr="00392E36" w:rsidRDefault="00392E36" w:rsidP="004D1DE7">
            <w:pPr>
              <w:rPr>
                <w:b w:val="0"/>
                <w:bCs w:val="0"/>
                <w:sz w:val="18"/>
              </w:rPr>
            </w:pPr>
            <w:r w:rsidRPr="00392E36">
              <w:rPr>
                <w:b w:val="0"/>
                <w:bCs w:val="0"/>
                <w:sz w:val="18"/>
              </w:rPr>
              <w:t>Whole Number</w:t>
            </w:r>
          </w:p>
        </w:tc>
        <w:tc>
          <w:tcPr>
            <w:tcW w:w="0" w:type="auto"/>
            <w:vAlign w:val="center"/>
          </w:tcPr>
          <w:p w14:paraId="233BF788" w14:textId="77777777" w:rsidR="00392E36" w:rsidRPr="00392E36" w:rsidRDefault="00392E36" w:rsidP="004D1DE7">
            <w:pPr>
              <w:cnfStyle w:val="000000100000" w:firstRow="0" w:lastRow="0" w:firstColumn="0" w:lastColumn="0" w:oddVBand="0" w:evenVBand="0" w:oddHBand="1" w:evenHBand="0" w:firstRowFirstColumn="0" w:firstRowLastColumn="0" w:lastRowFirstColumn="0" w:lastRowLastColumn="0"/>
              <w:rPr>
                <w:sz w:val="18"/>
              </w:rPr>
            </w:pPr>
            <w:r w:rsidRPr="00392E36">
              <w:rPr>
                <w:sz w:val="18"/>
              </w:rPr>
              <w:t>Integer numeric value</w:t>
            </w:r>
          </w:p>
        </w:tc>
      </w:tr>
      <w:tr w:rsidR="00392E36" w14:paraId="5C5D8391" w14:textId="77777777" w:rsidTr="00392E36">
        <w:tc>
          <w:tcPr>
            <w:cnfStyle w:val="001000000000" w:firstRow="0" w:lastRow="0" w:firstColumn="1" w:lastColumn="0" w:oddVBand="0" w:evenVBand="0" w:oddHBand="0" w:evenHBand="0" w:firstRowFirstColumn="0" w:firstRowLastColumn="0" w:lastRowFirstColumn="0" w:lastRowLastColumn="0"/>
            <w:tcW w:w="2117" w:type="dxa"/>
            <w:vAlign w:val="center"/>
          </w:tcPr>
          <w:p w14:paraId="19D9C8E9" w14:textId="77777777" w:rsidR="00392E36" w:rsidRPr="00392E36" w:rsidRDefault="00392E36" w:rsidP="004D1DE7">
            <w:pPr>
              <w:rPr>
                <w:b w:val="0"/>
                <w:bCs w:val="0"/>
                <w:sz w:val="18"/>
              </w:rPr>
            </w:pPr>
            <w:r w:rsidRPr="00392E36">
              <w:rPr>
                <w:b w:val="0"/>
                <w:bCs w:val="0"/>
                <w:sz w:val="18"/>
              </w:rPr>
              <w:t>Decimal Number</w:t>
            </w:r>
          </w:p>
        </w:tc>
        <w:tc>
          <w:tcPr>
            <w:tcW w:w="0" w:type="auto"/>
            <w:vAlign w:val="center"/>
          </w:tcPr>
          <w:p w14:paraId="52FD5973" w14:textId="77777777" w:rsidR="00392E36" w:rsidRPr="00392E36" w:rsidRDefault="00392E36" w:rsidP="004D1DE7">
            <w:pPr>
              <w:cnfStyle w:val="000000000000" w:firstRow="0" w:lastRow="0" w:firstColumn="0" w:lastColumn="0" w:oddVBand="0" w:evenVBand="0" w:oddHBand="0" w:evenHBand="0" w:firstRowFirstColumn="0" w:firstRowLastColumn="0" w:lastRowFirstColumn="0" w:lastRowLastColumn="0"/>
              <w:rPr>
                <w:sz w:val="18"/>
              </w:rPr>
            </w:pPr>
            <w:r w:rsidRPr="00392E36">
              <w:rPr>
                <w:sz w:val="18"/>
              </w:rPr>
              <w:t>Decimal numeric value</w:t>
            </w:r>
          </w:p>
        </w:tc>
      </w:tr>
      <w:tr w:rsidR="00392E36" w14:paraId="31CA1435" w14:textId="77777777" w:rsidTr="00392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0A8D3602" w14:textId="77777777" w:rsidR="00392E36" w:rsidRPr="00392E36" w:rsidRDefault="00392E36" w:rsidP="004D1DE7">
            <w:pPr>
              <w:rPr>
                <w:b w:val="0"/>
                <w:bCs w:val="0"/>
                <w:sz w:val="18"/>
              </w:rPr>
            </w:pPr>
            <w:r w:rsidRPr="00392E36">
              <w:rPr>
                <w:b w:val="0"/>
                <w:bCs w:val="0"/>
                <w:sz w:val="18"/>
              </w:rPr>
              <w:t>Date Only</w:t>
            </w:r>
          </w:p>
        </w:tc>
        <w:tc>
          <w:tcPr>
            <w:tcW w:w="0" w:type="auto"/>
            <w:vAlign w:val="center"/>
          </w:tcPr>
          <w:p w14:paraId="665DA684" w14:textId="77777777" w:rsidR="00392E36" w:rsidRPr="00392E36" w:rsidRDefault="00392E36" w:rsidP="004D1DE7">
            <w:pPr>
              <w:cnfStyle w:val="000000100000" w:firstRow="0" w:lastRow="0" w:firstColumn="0" w:lastColumn="0" w:oddVBand="0" w:evenVBand="0" w:oddHBand="1" w:evenHBand="0" w:firstRowFirstColumn="0" w:firstRowLastColumn="0" w:lastRowFirstColumn="0" w:lastRowLastColumn="0"/>
              <w:rPr>
                <w:sz w:val="18"/>
              </w:rPr>
            </w:pPr>
            <w:r w:rsidRPr="00392E36">
              <w:rPr>
                <w:sz w:val="18"/>
              </w:rPr>
              <w:t>Calendar date; no time component</w:t>
            </w:r>
          </w:p>
        </w:tc>
      </w:tr>
      <w:tr w:rsidR="00392E36" w14:paraId="7DA6C51B" w14:textId="77777777" w:rsidTr="00392E36">
        <w:tc>
          <w:tcPr>
            <w:cnfStyle w:val="001000000000" w:firstRow="0" w:lastRow="0" w:firstColumn="1" w:lastColumn="0" w:oddVBand="0" w:evenVBand="0" w:oddHBand="0" w:evenHBand="0" w:firstRowFirstColumn="0" w:firstRowLastColumn="0" w:lastRowFirstColumn="0" w:lastRowLastColumn="0"/>
            <w:tcW w:w="2117" w:type="dxa"/>
            <w:vAlign w:val="center"/>
          </w:tcPr>
          <w:p w14:paraId="30761191" w14:textId="77777777" w:rsidR="00392E36" w:rsidRPr="00392E36" w:rsidRDefault="00392E36" w:rsidP="004D1DE7">
            <w:pPr>
              <w:rPr>
                <w:b w:val="0"/>
                <w:bCs w:val="0"/>
                <w:sz w:val="18"/>
              </w:rPr>
            </w:pPr>
            <w:r w:rsidRPr="00392E36">
              <w:rPr>
                <w:b w:val="0"/>
                <w:bCs w:val="0"/>
                <w:sz w:val="18"/>
              </w:rPr>
              <w:t>Two Options</w:t>
            </w:r>
          </w:p>
        </w:tc>
        <w:tc>
          <w:tcPr>
            <w:tcW w:w="0" w:type="auto"/>
            <w:vAlign w:val="center"/>
          </w:tcPr>
          <w:p w14:paraId="3C8CB920" w14:textId="77777777" w:rsidR="00392E36" w:rsidRPr="00392E36" w:rsidRDefault="00392E36" w:rsidP="004D1DE7">
            <w:pPr>
              <w:cnfStyle w:val="000000000000" w:firstRow="0" w:lastRow="0" w:firstColumn="0" w:lastColumn="0" w:oddVBand="0" w:evenVBand="0" w:oddHBand="0" w:evenHBand="0" w:firstRowFirstColumn="0" w:firstRowLastColumn="0" w:lastRowFirstColumn="0" w:lastRowLastColumn="0"/>
              <w:rPr>
                <w:sz w:val="18"/>
              </w:rPr>
            </w:pPr>
            <w:r w:rsidRPr="00392E36">
              <w:rPr>
                <w:sz w:val="18"/>
              </w:rPr>
              <w:t>Boolean Yes/No field; renders as a toggle in model-driven forms</w:t>
            </w:r>
          </w:p>
        </w:tc>
      </w:tr>
      <w:tr w:rsidR="00392E36" w14:paraId="1D3F0E03" w14:textId="77777777" w:rsidTr="00392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01E49DC4" w14:textId="77777777" w:rsidR="00392E36" w:rsidRPr="00392E36" w:rsidRDefault="00392E36" w:rsidP="004D1DE7">
            <w:pPr>
              <w:rPr>
                <w:b w:val="0"/>
                <w:bCs w:val="0"/>
                <w:sz w:val="18"/>
              </w:rPr>
            </w:pPr>
            <w:r w:rsidRPr="00392E36">
              <w:rPr>
                <w:b w:val="0"/>
                <w:bCs w:val="0"/>
                <w:sz w:val="18"/>
              </w:rPr>
              <w:t>URL</w:t>
            </w:r>
          </w:p>
        </w:tc>
        <w:tc>
          <w:tcPr>
            <w:tcW w:w="0" w:type="auto"/>
            <w:vAlign w:val="center"/>
          </w:tcPr>
          <w:p w14:paraId="3A850C8B" w14:textId="77777777" w:rsidR="00392E36" w:rsidRPr="00392E36" w:rsidRDefault="00392E36" w:rsidP="004D1DE7">
            <w:pPr>
              <w:cnfStyle w:val="000000100000" w:firstRow="0" w:lastRow="0" w:firstColumn="0" w:lastColumn="0" w:oddVBand="0" w:evenVBand="0" w:oddHBand="1" w:evenHBand="0" w:firstRowFirstColumn="0" w:firstRowLastColumn="0" w:lastRowFirstColumn="0" w:lastRowLastColumn="0"/>
              <w:rPr>
                <w:sz w:val="18"/>
              </w:rPr>
            </w:pPr>
            <w:r w:rsidRPr="00392E36">
              <w:rPr>
                <w:sz w:val="18"/>
              </w:rPr>
              <w:t>Web address field; renders as a clickable link in model-driven forms</w:t>
            </w:r>
          </w:p>
        </w:tc>
      </w:tr>
      <w:tr w:rsidR="00392E36" w14:paraId="1569F5A7" w14:textId="77777777" w:rsidTr="00392E36">
        <w:tc>
          <w:tcPr>
            <w:cnfStyle w:val="001000000000" w:firstRow="0" w:lastRow="0" w:firstColumn="1" w:lastColumn="0" w:oddVBand="0" w:evenVBand="0" w:oddHBand="0" w:evenHBand="0" w:firstRowFirstColumn="0" w:firstRowLastColumn="0" w:lastRowFirstColumn="0" w:lastRowLastColumn="0"/>
            <w:tcW w:w="2117" w:type="dxa"/>
            <w:vAlign w:val="center"/>
          </w:tcPr>
          <w:p w14:paraId="17094795" w14:textId="77777777" w:rsidR="00392E36" w:rsidRPr="00392E36" w:rsidRDefault="00392E36" w:rsidP="004D1DE7">
            <w:pPr>
              <w:rPr>
                <w:b w:val="0"/>
                <w:bCs w:val="0"/>
                <w:sz w:val="18"/>
              </w:rPr>
            </w:pPr>
            <w:proofErr w:type="gramStart"/>
            <w:r w:rsidRPr="00392E36">
              <w:rPr>
                <w:b w:val="0"/>
                <w:bCs w:val="0"/>
                <w:sz w:val="18"/>
              </w:rPr>
              <w:t>N:N</w:t>
            </w:r>
            <w:proofErr w:type="gramEnd"/>
            <w:r w:rsidRPr="00392E36">
              <w:rPr>
                <w:b w:val="0"/>
                <w:bCs w:val="0"/>
                <w:sz w:val="18"/>
              </w:rPr>
              <w:t xml:space="preserve"> Relationship</w:t>
            </w:r>
          </w:p>
        </w:tc>
        <w:tc>
          <w:tcPr>
            <w:tcW w:w="0" w:type="auto"/>
            <w:vAlign w:val="center"/>
          </w:tcPr>
          <w:p w14:paraId="5A0BE556" w14:textId="77777777" w:rsidR="00392E36" w:rsidRPr="00392E36" w:rsidRDefault="00392E36" w:rsidP="004D1DE7">
            <w:pPr>
              <w:cnfStyle w:val="000000000000" w:firstRow="0" w:lastRow="0" w:firstColumn="0" w:lastColumn="0" w:oddVBand="0" w:evenVBand="0" w:oddHBand="0" w:evenHBand="0" w:firstRowFirstColumn="0" w:firstRowLastColumn="0" w:lastRowFirstColumn="0" w:lastRowLastColumn="0"/>
              <w:rPr>
                <w:sz w:val="18"/>
              </w:rPr>
            </w:pPr>
            <w:r w:rsidRPr="00392E36">
              <w:rPr>
                <w:sz w:val="18"/>
              </w:rPr>
              <w:t>Native Dataverse many-to-many relationship. No explicit junction table required. Appears as a sub-grid on both related table forms. Use when two tables share a many-to-many association with no additional attributes on the link.</w:t>
            </w:r>
          </w:p>
        </w:tc>
      </w:tr>
    </w:tbl>
    <w:p w14:paraId="69953430" w14:textId="77777777" w:rsidR="00392E36" w:rsidRDefault="00392E36"/>
    <w:p w14:paraId="281A6049" w14:textId="77777777" w:rsidR="007937D9" w:rsidRDefault="00000000">
      <w:pPr>
        <w:pStyle w:val="Heading2"/>
      </w:pPr>
      <w:bookmarkStart w:id="4" w:name="_Toc230083173"/>
      <w:proofErr w:type="gramStart"/>
      <w:r>
        <w:t>1.2  Key</w:t>
      </w:r>
      <w:proofErr w:type="gramEnd"/>
      <w:r>
        <w:t xml:space="preserve"> Naming Conventions</w:t>
      </w:r>
      <w:bookmarkEnd w:id="4"/>
    </w:p>
    <w:p w14:paraId="16EC9921" w14:textId="77777777" w:rsidR="007937D9" w:rsidRDefault="00000000">
      <w:pPr>
        <w:pStyle w:val="ListBullet"/>
      </w:pPr>
      <w:r>
        <w:t>All field names use Snake_Case (e.g. Community_ID, Contract_Start_Date)</w:t>
      </w:r>
    </w:p>
    <w:p w14:paraId="247DBC0B" w14:textId="77777777" w:rsidR="00DB5CEB" w:rsidRDefault="00DB5CEB" w:rsidP="00DB5CEB">
      <w:pPr>
        <w:pStyle w:val="ListBullet"/>
      </w:pPr>
      <w:r>
        <w:t>Primary keys are auto-generated GUIDs by Dataverse. Auto-number columns can be configured for human-readable IDs (e.g. HL-AI-0001) if needed for staff-facing references.</w:t>
      </w:r>
    </w:p>
    <w:p w14:paraId="06A3C89E" w14:textId="77777777" w:rsidR="00DB5CEB" w:rsidRDefault="00DB5CEB" w:rsidP="00DB5CEB">
      <w:pPr>
        <w:pStyle w:val="ListBullet"/>
      </w:pPr>
      <w:r>
        <w:t xml:space="preserve">Lookup columns implement all one-to-many FK relationships. The stored value is the related record's GUID. FK column names match the referenced table (e.g. </w:t>
      </w:r>
      <w:proofErr w:type="spellStart"/>
      <w:r>
        <w:t>Community_ID</w:t>
      </w:r>
      <w:proofErr w:type="spellEnd"/>
      <w:r>
        <w:t xml:space="preserve"> in Contracts references the Communities table).</w:t>
      </w:r>
    </w:p>
    <w:p w14:paraId="545407F9" w14:textId="77777777" w:rsidR="00DB5CEB" w:rsidRDefault="00DB5CEB" w:rsidP="00DB5CEB">
      <w:pPr>
        <w:pStyle w:val="ListBullet"/>
      </w:pPr>
      <w:r>
        <w:t>Column type decision rule: use Global Option Set when a vocabulary is shared across multiple tables, may need admin-managed additions, or benefits from a description. Use Choice when values are used in only one table, are stable, and are simple enough not to need a description.</w:t>
      </w:r>
    </w:p>
    <w:p w14:paraId="36C2CC9A" w14:textId="77777777" w:rsidR="00DB5CEB" w:rsidRDefault="00DB5CEB" w:rsidP="00DB5CEB">
      <w:pPr>
        <w:pStyle w:val="ListBullet"/>
      </w:pPr>
      <w:proofErr w:type="gramStart"/>
      <w:r>
        <w:t>N:N</w:t>
      </w:r>
      <w:proofErr w:type="gramEnd"/>
      <w:r>
        <w:t xml:space="preserve"> Relationship decision rule: use native </w:t>
      </w:r>
      <w:proofErr w:type="gramStart"/>
      <w:r>
        <w:t>N:N</w:t>
      </w:r>
      <w:proofErr w:type="gramEnd"/>
      <w:r>
        <w:t xml:space="preserve"> when two tables share a many-to-many association with no additional attributes on the link. If the link itself needs fields (e.g. Notes), </w:t>
      </w:r>
      <w:proofErr w:type="gramStart"/>
      <w:r>
        <w:t>implement</w:t>
      </w:r>
      <w:proofErr w:type="gramEnd"/>
      <w:r>
        <w:t xml:space="preserve"> as an explicit junction table with two Lookup columns instead.</w:t>
      </w:r>
    </w:p>
    <w:p w14:paraId="6A2FEE0F" w14:textId="77777777" w:rsidR="00DB5CEB" w:rsidRDefault="00DB5CEB" w:rsidP="00DB5CEB">
      <w:pPr>
        <w:pStyle w:val="ListBullet"/>
      </w:pPr>
      <w:r>
        <w:t>Fiscal year values use YYYY-YY format throughout (e.g. 2024-25)</w:t>
      </w:r>
    </w:p>
    <w:p w14:paraId="7084A793" w14:textId="0D9C4115" w:rsidR="007937D9" w:rsidRPr="00DB5CEB" w:rsidRDefault="00DB5CEB" w:rsidP="00DB5CEB">
      <w:pPr>
        <w:pStyle w:val="ListBullet"/>
      </w:pPr>
      <w:r>
        <w:t>All tables reside in a single Dataverse environment within the approved Power Platform solution.</w:t>
      </w:r>
    </w:p>
    <w:p w14:paraId="2C1D9888" w14:textId="77777777" w:rsidR="007937D9" w:rsidRDefault="007937D9"/>
    <w:p w14:paraId="06716311" w14:textId="77777777" w:rsidR="007937D9" w:rsidRDefault="00000000">
      <w:pPr>
        <w:pStyle w:val="Heading2"/>
      </w:pPr>
      <w:bookmarkStart w:id="5" w:name="_Toc230083174"/>
      <w:proofErr w:type="gramStart"/>
      <w:r>
        <w:lastRenderedPageBreak/>
        <w:t>1.3  Environment</w:t>
      </w:r>
      <w:proofErr w:type="gramEnd"/>
      <w:r>
        <w:t xml:space="preserve"> Overview</w:t>
      </w:r>
      <w:bookmarkEnd w:id="5"/>
    </w:p>
    <w:p w14:paraId="46F2257E" w14:textId="4AFEC85D" w:rsidR="007937D9" w:rsidRDefault="00000000">
      <w:pPr>
        <w:spacing w:after="120"/>
      </w:pPr>
      <w:r>
        <w:t xml:space="preserve">All </w:t>
      </w:r>
      <w:r w:rsidR="00CD3101">
        <w:t>tables</w:t>
      </w:r>
      <w:r>
        <w:t xml:space="preserve"> reside on a single </w:t>
      </w:r>
      <w:r w:rsidR="00CD3101">
        <w:t>Dataverse environment</w:t>
      </w:r>
      <w:r>
        <w:t>. The Admin Group and Reporting Group labels are logical groupings by naming convention only.</w:t>
      </w:r>
    </w:p>
    <w:p w14:paraId="4EE6CD78" w14:textId="77777777" w:rsidR="002F3775" w:rsidRDefault="002F3775">
      <w:pPr>
        <w:spacing w:after="120"/>
      </w:pPr>
    </w:p>
    <w:tbl>
      <w:tblPr>
        <w:tblStyle w:val="TableGrid"/>
        <w:tblW w:w="0" w:type="auto"/>
        <w:tblLook w:val="04A0" w:firstRow="1" w:lastRow="0" w:firstColumn="1" w:lastColumn="0" w:noHBand="0" w:noVBand="1"/>
      </w:tblPr>
      <w:tblGrid>
        <w:gridCol w:w="2158"/>
        <w:gridCol w:w="7192"/>
      </w:tblGrid>
      <w:tr w:rsidR="007937D9" w14:paraId="5FFC066D" w14:textId="77777777" w:rsidTr="0077070F">
        <w:tc>
          <w:tcPr>
            <w:tcW w:w="2158" w:type="dxa"/>
            <w:tcBorders>
              <w:top w:val="single" w:sz="4" w:space="0" w:color="2E5E8E"/>
              <w:left w:val="single" w:sz="4" w:space="0" w:color="2E5E8E"/>
              <w:bottom w:val="single" w:sz="4" w:space="0" w:color="2E5E8E"/>
              <w:right w:val="single" w:sz="4" w:space="0" w:color="2E5E8E"/>
            </w:tcBorders>
            <w:shd w:val="clear" w:color="auto" w:fill="2E5E8E"/>
          </w:tcPr>
          <w:p w14:paraId="529533F4" w14:textId="77777777" w:rsidR="007937D9" w:rsidRDefault="00000000">
            <w:pPr>
              <w:jc w:val="center"/>
            </w:pPr>
            <w:r>
              <w:rPr>
                <w:b/>
                <w:color w:val="FFFFFF"/>
                <w:sz w:val="18"/>
              </w:rPr>
              <w:t>Group</w:t>
            </w:r>
          </w:p>
        </w:tc>
        <w:tc>
          <w:tcPr>
            <w:tcW w:w="7192" w:type="dxa"/>
            <w:tcBorders>
              <w:top w:val="single" w:sz="4" w:space="0" w:color="2E5E8E"/>
              <w:left w:val="single" w:sz="4" w:space="0" w:color="2E5E8E"/>
              <w:bottom w:val="single" w:sz="4" w:space="0" w:color="2E5E8E"/>
              <w:right w:val="single" w:sz="4" w:space="0" w:color="2E5E8E"/>
            </w:tcBorders>
            <w:shd w:val="clear" w:color="auto" w:fill="2E5E8E"/>
          </w:tcPr>
          <w:p w14:paraId="40F70809" w14:textId="23995F95" w:rsidR="007937D9" w:rsidRDefault="00CD3101">
            <w:pPr>
              <w:jc w:val="center"/>
            </w:pPr>
            <w:r>
              <w:rPr>
                <w:b/>
                <w:color w:val="FFFFFF"/>
                <w:sz w:val="18"/>
              </w:rPr>
              <w:t>Tables</w:t>
            </w:r>
          </w:p>
        </w:tc>
      </w:tr>
      <w:tr w:rsidR="0077070F" w14:paraId="45152B2F" w14:textId="77777777" w:rsidTr="00386F11">
        <w:tc>
          <w:tcPr>
            <w:tcW w:w="2158" w:type="dxa"/>
            <w:tcBorders>
              <w:top w:val="single" w:sz="4" w:space="0" w:color="999999"/>
              <w:left w:val="single" w:sz="4" w:space="0" w:color="999999"/>
              <w:bottom w:val="single" w:sz="4" w:space="0" w:color="999999"/>
              <w:right w:val="single" w:sz="4" w:space="0" w:color="999999"/>
            </w:tcBorders>
          </w:tcPr>
          <w:p w14:paraId="628F7689" w14:textId="77777777" w:rsidR="0077070F" w:rsidRDefault="0077070F" w:rsidP="0077070F">
            <w:r>
              <w:rPr>
                <w:sz w:val="18"/>
              </w:rPr>
              <w:t>Admin Group</w:t>
            </w:r>
          </w:p>
        </w:tc>
        <w:tc>
          <w:tcPr>
            <w:tcW w:w="7192" w:type="dxa"/>
            <w:tcBorders>
              <w:top w:val="single" w:sz="4" w:space="0" w:color="999999"/>
              <w:left w:val="single" w:sz="4" w:space="0" w:color="999999"/>
              <w:bottom w:val="single" w:sz="4" w:space="0" w:color="999999"/>
              <w:right w:val="single" w:sz="4" w:space="0" w:color="999999"/>
            </w:tcBorders>
            <w:vAlign w:val="center"/>
          </w:tcPr>
          <w:p w14:paraId="34C35809" w14:textId="2AAF48D0" w:rsidR="0077070F" w:rsidRPr="0077070F" w:rsidRDefault="0077070F" w:rsidP="0077070F">
            <w:pPr>
              <w:rPr>
                <w:sz w:val="18"/>
                <w:szCs w:val="20"/>
              </w:rPr>
            </w:pPr>
            <w:r w:rsidRPr="0077070F">
              <w:rPr>
                <w:sz w:val="18"/>
                <w:szCs w:val="20"/>
              </w:rPr>
              <w:t xml:space="preserve">Global Option Sets (managed in solution — not a separate table), </w:t>
            </w:r>
            <w:proofErr w:type="spellStart"/>
            <w:r w:rsidRPr="0077070F">
              <w:rPr>
                <w:sz w:val="18"/>
                <w:szCs w:val="20"/>
              </w:rPr>
              <w:t>Fiscal_Years</w:t>
            </w:r>
            <w:proofErr w:type="spellEnd"/>
            <w:r w:rsidRPr="0077070F">
              <w:rPr>
                <w:sz w:val="18"/>
                <w:szCs w:val="20"/>
              </w:rPr>
              <w:t xml:space="preserve">, Staff, Communities, </w:t>
            </w:r>
            <w:proofErr w:type="spellStart"/>
            <w:r w:rsidRPr="0077070F">
              <w:rPr>
                <w:sz w:val="18"/>
                <w:szCs w:val="20"/>
              </w:rPr>
              <w:t>Community_Demographics</w:t>
            </w:r>
            <w:proofErr w:type="spellEnd"/>
            <w:r w:rsidRPr="0077070F">
              <w:rPr>
                <w:sz w:val="18"/>
                <w:szCs w:val="20"/>
              </w:rPr>
              <w:t xml:space="preserve">, </w:t>
            </w:r>
            <w:proofErr w:type="spellStart"/>
            <w:r w:rsidRPr="0077070F">
              <w:rPr>
                <w:sz w:val="18"/>
                <w:szCs w:val="20"/>
              </w:rPr>
              <w:t>Community_Contacts</w:t>
            </w:r>
            <w:proofErr w:type="spellEnd"/>
            <w:r w:rsidRPr="0077070F">
              <w:rPr>
                <w:sz w:val="18"/>
                <w:szCs w:val="20"/>
              </w:rPr>
              <w:t xml:space="preserve">, </w:t>
            </w:r>
            <w:proofErr w:type="spellStart"/>
            <w:r w:rsidRPr="0077070F">
              <w:rPr>
                <w:sz w:val="18"/>
                <w:szCs w:val="20"/>
              </w:rPr>
              <w:t>Community_Compliance</w:t>
            </w:r>
            <w:proofErr w:type="spellEnd"/>
            <w:r w:rsidRPr="0077070F">
              <w:rPr>
                <w:sz w:val="18"/>
                <w:szCs w:val="20"/>
              </w:rPr>
              <w:t xml:space="preserve">, </w:t>
            </w:r>
            <w:proofErr w:type="spellStart"/>
            <w:r w:rsidRPr="0077070F">
              <w:rPr>
                <w:b/>
                <w:bCs/>
                <w:sz w:val="18"/>
                <w:szCs w:val="20"/>
              </w:rPr>
              <w:t>Community_Critical_Events</w:t>
            </w:r>
            <w:proofErr w:type="spellEnd"/>
            <w:r w:rsidRPr="0077070F">
              <w:rPr>
                <w:sz w:val="18"/>
                <w:szCs w:val="20"/>
              </w:rPr>
              <w:t xml:space="preserve">, Contracts, </w:t>
            </w:r>
            <w:proofErr w:type="spellStart"/>
            <w:r w:rsidRPr="0077070F">
              <w:rPr>
                <w:sz w:val="18"/>
                <w:szCs w:val="20"/>
              </w:rPr>
              <w:t>Application_Process</w:t>
            </w:r>
            <w:proofErr w:type="spellEnd"/>
            <w:r w:rsidRPr="0077070F">
              <w:rPr>
                <w:sz w:val="18"/>
                <w:szCs w:val="20"/>
              </w:rPr>
              <w:t xml:space="preserve">, </w:t>
            </w:r>
            <w:proofErr w:type="spellStart"/>
            <w:r w:rsidRPr="0077070F">
              <w:rPr>
                <w:sz w:val="18"/>
                <w:szCs w:val="20"/>
              </w:rPr>
              <w:t>Contract_Application</w:t>
            </w:r>
            <w:proofErr w:type="spellEnd"/>
            <w:r w:rsidRPr="0077070F">
              <w:rPr>
                <w:sz w:val="18"/>
                <w:szCs w:val="20"/>
              </w:rPr>
              <w:t xml:space="preserve">, </w:t>
            </w:r>
            <w:proofErr w:type="spellStart"/>
            <w:r w:rsidRPr="0077070F">
              <w:rPr>
                <w:sz w:val="18"/>
                <w:szCs w:val="20"/>
              </w:rPr>
              <w:t>Contract_Objectives</w:t>
            </w:r>
            <w:proofErr w:type="spellEnd"/>
            <w:r w:rsidRPr="0077070F">
              <w:rPr>
                <w:sz w:val="18"/>
                <w:szCs w:val="20"/>
              </w:rPr>
              <w:t xml:space="preserve">, </w:t>
            </w:r>
            <w:proofErr w:type="spellStart"/>
            <w:r w:rsidRPr="0077070F">
              <w:rPr>
                <w:sz w:val="18"/>
                <w:szCs w:val="20"/>
              </w:rPr>
              <w:t>Contract_EvalPlan</w:t>
            </w:r>
            <w:proofErr w:type="spellEnd"/>
            <w:r w:rsidRPr="0077070F">
              <w:rPr>
                <w:sz w:val="18"/>
                <w:szCs w:val="20"/>
              </w:rPr>
              <w:t xml:space="preserve">, </w:t>
            </w:r>
            <w:proofErr w:type="spellStart"/>
            <w:r w:rsidRPr="0077070F">
              <w:rPr>
                <w:sz w:val="18"/>
                <w:szCs w:val="20"/>
              </w:rPr>
              <w:t>Contract_Financial</w:t>
            </w:r>
            <w:proofErr w:type="spellEnd"/>
            <w:r w:rsidRPr="0077070F">
              <w:rPr>
                <w:sz w:val="18"/>
                <w:szCs w:val="20"/>
              </w:rPr>
              <w:t xml:space="preserve">, </w:t>
            </w:r>
            <w:proofErr w:type="spellStart"/>
            <w:r w:rsidRPr="0077070F">
              <w:rPr>
                <w:sz w:val="18"/>
                <w:szCs w:val="20"/>
              </w:rPr>
              <w:t>Contract_Reports</w:t>
            </w:r>
            <w:proofErr w:type="spellEnd"/>
            <w:r w:rsidRPr="0077070F">
              <w:rPr>
                <w:sz w:val="18"/>
                <w:szCs w:val="20"/>
              </w:rPr>
              <w:t xml:space="preserve">, </w:t>
            </w:r>
            <w:commentRangeStart w:id="6"/>
            <w:proofErr w:type="spellStart"/>
            <w:r w:rsidRPr="0077070F">
              <w:rPr>
                <w:sz w:val="18"/>
                <w:szCs w:val="20"/>
              </w:rPr>
              <w:t>Contract_Outcome_Links</w:t>
            </w:r>
            <w:commentRangeEnd w:id="6"/>
            <w:proofErr w:type="spellEnd"/>
            <w:r w:rsidR="00631B26">
              <w:rPr>
                <w:rStyle w:val="CommentReference"/>
              </w:rPr>
              <w:commentReference w:id="6"/>
            </w:r>
            <w:r w:rsidRPr="0077070F">
              <w:rPr>
                <w:sz w:val="18"/>
                <w:szCs w:val="20"/>
              </w:rPr>
              <w:t xml:space="preserve">, </w:t>
            </w:r>
            <w:proofErr w:type="spellStart"/>
            <w:r w:rsidRPr="0077070F">
              <w:rPr>
                <w:sz w:val="18"/>
                <w:szCs w:val="20"/>
              </w:rPr>
              <w:t>Admin_Events</w:t>
            </w:r>
            <w:proofErr w:type="spellEnd"/>
            <w:r w:rsidRPr="0077070F">
              <w:rPr>
                <w:sz w:val="18"/>
                <w:szCs w:val="20"/>
              </w:rPr>
              <w:t xml:space="preserve">, </w:t>
            </w:r>
            <w:proofErr w:type="spellStart"/>
            <w:r w:rsidRPr="0077070F">
              <w:rPr>
                <w:sz w:val="18"/>
                <w:szCs w:val="20"/>
              </w:rPr>
              <w:t>Activity_Family_Registry</w:t>
            </w:r>
            <w:proofErr w:type="spellEnd"/>
            <w:r w:rsidRPr="0077070F">
              <w:rPr>
                <w:sz w:val="18"/>
                <w:szCs w:val="20"/>
              </w:rPr>
              <w:t xml:space="preserve">, </w:t>
            </w:r>
            <w:proofErr w:type="spellStart"/>
            <w:r w:rsidRPr="0077070F">
              <w:rPr>
                <w:sz w:val="18"/>
                <w:szCs w:val="20"/>
              </w:rPr>
              <w:t>CoP_Sessions</w:t>
            </w:r>
            <w:proofErr w:type="spellEnd"/>
            <w:r w:rsidRPr="0077070F">
              <w:rPr>
                <w:sz w:val="18"/>
                <w:szCs w:val="20"/>
              </w:rPr>
              <w:t xml:space="preserve">, </w:t>
            </w:r>
            <w:proofErr w:type="spellStart"/>
            <w:r w:rsidRPr="0077070F">
              <w:rPr>
                <w:sz w:val="18"/>
                <w:szCs w:val="20"/>
              </w:rPr>
              <w:t>CoP_Attendance</w:t>
            </w:r>
            <w:proofErr w:type="spellEnd"/>
            <w:r w:rsidRPr="0077070F">
              <w:rPr>
                <w:sz w:val="18"/>
                <w:szCs w:val="20"/>
              </w:rPr>
              <w:t xml:space="preserve">, </w:t>
            </w:r>
            <w:proofErr w:type="spellStart"/>
            <w:r w:rsidRPr="0077070F">
              <w:rPr>
                <w:b/>
                <w:bCs/>
                <w:sz w:val="18"/>
                <w:szCs w:val="20"/>
              </w:rPr>
              <w:t>HL_Team_Outputs</w:t>
            </w:r>
            <w:proofErr w:type="spellEnd"/>
          </w:p>
        </w:tc>
      </w:tr>
      <w:tr w:rsidR="0077070F" w14:paraId="14A5435A" w14:textId="77777777" w:rsidTr="00386F11">
        <w:tc>
          <w:tcPr>
            <w:tcW w:w="2158" w:type="dxa"/>
            <w:tcBorders>
              <w:top w:val="single" w:sz="4" w:space="0" w:color="999999"/>
              <w:left w:val="single" w:sz="4" w:space="0" w:color="999999"/>
              <w:bottom w:val="single" w:sz="4" w:space="0" w:color="999999"/>
              <w:right w:val="single" w:sz="4" w:space="0" w:color="999999"/>
            </w:tcBorders>
            <w:shd w:val="clear" w:color="auto" w:fill="EBF2FA"/>
          </w:tcPr>
          <w:p w14:paraId="582682B7" w14:textId="77777777" w:rsidR="0077070F" w:rsidRDefault="0077070F" w:rsidP="0077070F">
            <w:r>
              <w:rPr>
                <w:sz w:val="18"/>
              </w:rPr>
              <w:t>Shared</w:t>
            </w:r>
          </w:p>
        </w:tc>
        <w:tc>
          <w:tcPr>
            <w:tcW w:w="7192"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58717BBF" w14:textId="25AB4516" w:rsidR="0077070F" w:rsidRPr="0077070F" w:rsidRDefault="0077070F" w:rsidP="0077070F">
            <w:pPr>
              <w:rPr>
                <w:sz w:val="18"/>
                <w:szCs w:val="20"/>
              </w:rPr>
            </w:pPr>
            <w:proofErr w:type="spellStart"/>
            <w:r w:rsidRPr="0077070F">
              <w:rPr>
                <w:sz w:val="18"/>
                <w:szCs w:val="20"/>
              </w:rPr>
              <w:t>Attribute_Registry</w:t>
            </w:r>
            <w:proofErr w:type="spellEnd"/>
            <w:r w:rsidRPr="0077070F">
              <w:rPr>
                <w:sz w:val="18"/>
                <w:szCs w:val="20"/>
              </w:rPr>
              <w:t xml:space="preserve"> (referenced by both Admin and Reporting Group tables)</w:t>
            </w:r>
          </w:p>
        </w:tc>
      </w:tr>
      <w:tr w:rsidR="0077070F" w14:paraId="4E8BBE22" w14:textId="77777777" w:rsidTr="00386F11">
        <w:tc>
          <w:tcPr>
            <w:tcW w:w="2158" w:type="dxa"/>
            <w:tcBorders>
              <w:top w:val="single" w:sz="4" w:space="0" w:color="999999"/>
              <w:left w:val="single" w:sz="4" w:space="0" w:color="999999"/>
              <w:bottom w:val="single" w:sz="4" w:space="0" w:color="999999"/>
              <w:right w:val="single" w:sz="4" w:space="0" w:color="999999"/>
            </w:tcBorders>
          </w:tcPr>
          <w:p w14:paraId="23159BEE" w14:textId="77777777" w:rsidR="0077070F" w:rsidRDefault="0077070F" w:rsidP="0077070F">
            <w:r>
              <w:rPr>
                <w:sz w:val="18"/>
              </w:rPr>
              <w:t>Reporting Group</w:t>
            </w:r>
          </w:p>
        </w:tc>
        <w:tc>
          <w:tcPr>
            <w:tcW w:w="7192" w:type="dxa"/>
            <w:tcBorders>
              <w:top w:val="single" w:sz="4" w:space="0" w:color="999999"/>
              <w:left w:val="single" w:sz="4" w:space="0" w:color="999999"/>
              <w:bottom w:val="single" w:sz="4" w:space="0" w:color="999999"/>
              <w:right w:val="single" w:sz="4" w:space="0" w:color="999999"/>
            </w:tcBorders>
            <w:vAlign w:val="center"/>
          </w:tcPr>
          <w:p w14:paraId="0F0BB0D6" w14:textId="50E1F560" w:rsidR="0077070F" w:rsidRPr="0077070F" w:rsidRDefault="0077070F" w:rsidP="0077070F">
            <w:pPr>
              <w:rPr>
                <w:sz w:val="18"/>
                <w:szCs w:val="20"/>
              </w:rPr>
            </w:pPr>
            <w:proofErr w:type="spellStart"/>
            <w:r w:rsidRPr="0077070F">
              <w:rPr>
                <w:sz w:val="18"/>
                <w:szCs w:val="20"/>
              </w:rPr>
              <w:t>HL_Activity_Instance</w:t>
            </w:r>
            <w:proofErr w:type="spellEnd"/>
            <w:r w:rsidRPr="0077070F">
              <w:rPr>
                <w:sz w:val="18"/>
                <w:szCs w:val="20"/>
              </w:rPr>
              <w:t xml:space="preserve">, </w:t>
            </w:r>
            <w:proofErr w:type="spellStart"/>
            <w:r w:rsidRPr="0077070F">
              <w:rPr>
                <w:sz w:val="18"/>
                <w:szCs w:val="20"/>
              </w:rPr>
              <w:t>HL_Qual</w:t>
            </w:r>
            <w:proofErr w:type="spellEnd"/>
            <w:r w:rsidRPr="0077070F">
              <w:rPr>
                <w:sz w:val="18"/>
                <w:szCs w:val="20"/>
              </w:rPr>
              <w:t xml:space="preserve">, </w:t>
            </w:r>
            <w:proofErr w:type="spellStart"/>
            <w:r w:rsidRPr="0077070F">
              <w:rPr>
                <w:sz w:val="18"/>
                <w:szCs w:val="20"/>
              </w:rPr>
              <w:t>HL_Media_Sets</w:t>
            </w:r>
            <w:proofErr w:type="spellEnd"/>
          </w:p>
        </w:tc>
      </w:tr>
      <w:tr w:rsidR="0077070F" w14:paraId="4BE3FF00" w14:textId="77777777" w:rsidTr="00386F11">
        <w:tc>
          <w:tcPr>
            <w:tcW w:w="2158" w:type="dxa"/>
            <w:tcBorders>
              <w:top w:val="single" w:sz="4" w:space="0" w:color="999999"/>
              <w:left w:val="single" w:sz="4" w:space="0" w:color="999999"/>
              <w:bottom w:val="single" w:sz="4" w:space="0" w:color="999999"/>
              <w:right w:val="single" w:sz="4" w:space="0" w:color="999999"/>
            </w:tcBorders>
          </w:tcPr>
          <w:p w14:paraId="5DECD513" w14:textId="419B6152" w:rsidR="0077070F" w:rsidRDefault="0077070F" w:rsidP="0077070F">
            <w:pPr>
              <w:rPr>
                <w:sz w:val="18"/>
              </w:rPr>
            </w:pPr>
            <w:proofErr w:type="gramStart"/>
            <w:r>
              <w:rPr>
                <w:sz w:val="18"/>
              </w:rPr>
              <w:t>N:N</w:t>
            </w:r>
            <w:proofErr w:type="gramEnd"/>
            <w:r>
              <w:rPr>
                <w:sz w:val="18"/>
              </w:rPr>
              <w:t xml:space="preserve"> Relationships (native; no explicit tables)</w:t>
            </w:r>
          </w:p>
        </w:tc>
        <w:tc>
          <w:tcPr>
            <w:tcW w:w="7192" w:type="dxa"/>
            <w:tcBorders>
              <w:top w:val="single" w:sz="4" w:space="0" w:color="999999"/>
              <w:left w:val="single" w:sz="4" w:space="0" w:color="999999"/>
              <w:bottom w:val="single" w:sz="4" w:space="0" w:color="999999"/>
              <w:right w:val="single" w:sz="4" w:space="0" w:color="999999"/>
            </w:tcBorders>
            <w:vAlign w:val="center"/>
          </w:tcPr>
          <w:p w14:paraId="61B7311D" w14:textId="078F4E6D" w:rsidR="0077070F" w:rsidRPr="0077070F" w:rsidRDefault="0077070F" w:rsidP="0077070F">
            <w:pPr>
              <w:rPr>
                <w:sz w:val="18"/>
                <w:szCs w:val="20"/>
              </w:rPr>
            </w:pPr>
            <w:proofErr w:type="spellStart"/>
            <w:r w:rsidRPr="0077070F">
              <w:rPr>
                <w:sz w:val="18"/>
                <w:szCs w:val="20"/>
              </w:rPr>
              <w:t>Activity_Family_Registry</w:t>
            </w:r>
            <w:proofErr w:type="spellEnd"/>
            <w:r w:rsidRPr="0077070F">
              <w:rPr>
                <w:sz w:val="18"/>
                <w:szCs w:val="20"/>
              </w:rPr>
              <w:t xml:space="preserve"> ↔ </w:t>
            </w:r>
            <w:proofErr w:type="spellStart"/>
            <w:r w:rsidRPr="0077070F">
              <w:rPr>
                <w:sz w:val="18"/>
                <w:szCs w:val="20"/>
              </w:rPr>
              <w:t>Attribute_Registry</w:t>
            </w:r>
            <w:proofErr w:type="spellEnd"/>
            <w:r w:rsidRPr="0077070F">
              <w:rPr>
                <w:sz w:val="18"/>
                <w:szCs w:val="20"/>
              </w:rPr>
              <w:t xml:space="preserve">; </w:t>
            </w:r>
            <w:proofErr w:type="spellStart"/>
            <w:r w:rsidRPr="0077070F">
              <w:rPr>
                <w:sz w:val="18"/>
                <w:szCs w:val="20"/>
              </w:rPr>
              <w:t>HL_Activity_Instance</w:t>
            </w:r>
            <w:proofErr w:type="spellEnd"/>
            <w:r w:rsidRPr="0077070F">
              <w:rPr>
                <w:sz w:val="18"/>
                <w:szCs w:val="20"/>
              </w:rPr>
              <w:t xml:space="preserve"> ↔ </w:t>
            </w:r>
            <w:proofErr w:type="spellStart"/>
            <w:r w:rsidRPr="0077070F">
              <w:rPr>
                <w:sz w:val="18"/>
                <w:szCs w:val="20"/>
              </w:rPr>
              <w:t>Attribute_Registry</w:t>
            </w:r>
            <w:proofErr w:type="spellEnd"/>
            <w:r w:rsidRPr="0077070F">
              <w:rPr>
                <w:sz w:val="18"/>
                <w:szCs w:val="20"/>
              </w:rPr>
              <w:t xml:space="preserve">; </w:t>
            </w:r>
            <w:proofErr w:type="spellStart"/>
            <w:r w:rsidRPr="0077070F">
              <w:rPr>
                <w:sz w:val="18"/>
                <w:szCs w:val="20"/>
              </w:rPr>
              <w:t>HL_Media_Sets</w:t>
            </w:r>
            <w:proofErr w:type="spellEnd"/>
            <w:r w:rsidRPr="0077070F">
              <w:rPr>
                <w:sz w:val="18"/>
                <w:szCs w:val="20"/>
              </w:rPr>
              <w:t xml:space="preserve"> ↔ </w:t>
            </w:r>
            <w:proofErr w:type="spellStart"/>
            <w:r w:rsidRPr="0077070F">
              <w:rPr>
                <w:sz w:val="18"/>
                <w:szCs w:val="20"/>
              </w:rPr>
              <w:t>Attribute_Registry</w:t>
            </w:r>
            <w:proofErr w:type="spellEnd"/>
          </w:p>
        </w:tc>
      </w:tr>
    </w:tbl>
    <w:p w14:paraId="620A07A0" w14:textId="77777777" w:rsidR="007937D9" w:rsidRDefault="00000000">
      <w:r>
        <w:br w:type="page"/>
      </w:r>
    </w:p>
    <w:p w14:paraId="35D366D5" w14:textId="77777777" w:rsidR="007937D9" w:rsidRDefault="00000000">
      <w:pPr>
        <w:pStyle w:val="Heading1"/>
      </w:pPr>
      <w:bookmarkStart w:id="7" w:name="_Toc230083175"/>
      <w:r>
        <w:lastRenderedPageBreak/>
        <w:t>2. Relationship Map</w:t>
      </w:r>
      <w:bookmarkEnd w:id="7"/>
    </w:p>
    <w:p w14:paraId="0A1CCDD4" w14:textId="4D15CF5B" w:rsidR="007937D9" w:rsidRDefault="00770160">
      <w:pPr>
        <w:spacing w:after="120"/>
      </w:pPr>
      <w:r w:rsidRPr="00770160">
        <w:t xml:space="preserve">All one-to-many relationships are implemented as Dataverse Lookup columns. Many-to-many relationships use native Dataverse </w:t>
      </w:r>
      <w:proofErr w:type="gramStart"/>
      <w:r w:rsidRPr="00770160">
        <w:t>N:N</w:t>
      </w:r>
      <w:proofErr w:type="gramEnd"/>
      <w:r w:rsidRPr="00770160">
        <w:t xml:space="preserve"> relationships (see Section 2.3). The Join Key column shows the field name in the child table that references the parent</w:t>
      </w:r>
    </w:p>
    <w:p w14:paraId="0E10E655" w14:textId="77777777" w:rsidR="007937D9" w:rsidRDefault="00000000">
      <w:pPr>
        <w:pStyle w:val="Heading2"/>
      </w:pPr>
      <w:bookmarkStart w:id="8" w:name="_Toc230083176"/>
      <w:proofErr w:type="gramStart"/>
      <w:r>
        <w:t>2.1  Admin</w:t>
      </w:r>
      <w:proofErr w:type="gramEnd"/>
      <w:r>
        <w:t xml:space="preserve"> Group Relationships</w:t>
      </w:r>
      <w:bookmarkEnd w:id="8"/>
    </w:p>
    <w:tbl>
      <w:tblPr>
        <w:tblStyle w:val="TableGrid"/>
        <w:tblW w:w="0" w:type="auto"/>
        <w:tblLook w:val="04A0" w:firstRow="1" w:lastRow="0" w:firstColumn="1" w:lastColumn="0" w:noHBand="0" w:noVBand="1"/>
      </w:tblPr>
      <w:tblGrid>
        <w:gridCol w:w="2877"/>
        <w:gridCol w:w="3597"/>
        <w:gridCol w:w="2876"/>
      </w:tblGrid>
      <w:tr w:rsidR="007937D9" w14:paraId="5075CE95" w14:textId="77777777" w:rsidTr="002230E1">
        <w:tc>
          <w:tcPr>
            <w:tcW w:w="2877" w:type="dxa"/>
            <w:tcBorders>
              <w:top w:val="single" w:sz="4" w:space="0" w:color="2E5E8E"/>
              <w:left w:val="single" w:sz="4" w:space="0" w:color="2E5E8E"/>
              <w:bottom w:val="single" w:sz="4" w:space="0" w:color="2E5E8E"/>
              <w:right w:val="single" w:sz="4" w:space="0" w:color="2E5E8E"/>
            </w:tcBorders>
            <w:shd w:val="clear" w:color="auto" w:fill="2E5E8E"/>
          </w:tcPr>
          <w:p w14:paraId="3960F3B7" w14:textId="129E0731" w:rsidR="007937D9" w:rsidRDefault="00CD3101">
            <w:pPr>
              <w:jc w:val="center"/>
            </w:pPr>
            <w:r>
              <w:rPr>
                <w:b/>
                <w:color w:val="FFFFFF"/>
                <w:sz w:val="18"/>
              </w:rPr>
              <w:t>Parent Table</w:t>
            </w:r>
          </w:p>
        </w:tc>
        <w:tc>
          <w:tcPr>
            <w:tcW w:w="3597" w:type="dxa"/>
            <w:tcBorders>
              <w:top w:val="single" w:sz="4" w:space="0" w:color="2E5E8E"/>
              <w:left w:val="single" w:sz="4" w:space="0" w:color="2E5E8E"/>
              <w:bottom w:val="single" w:sz="4" w:space="0" w:color="2E5E8E"/>
              <w:right w:val="single" w:sz="4" w:space="0" w:color="2E5E8E"/>
            </w:tcBorders>
            <w:shd w:val="clear" w:color="auto" w:fill="2E5E8E"/>
          </w:tcPr>
          <w:p w14:paraId="57728D18" w14:textId="085DFCA3" w:rsidR="007937D9" w:rsidRDefault="00CD3101">
            <w:pPr>
              <w:jc w:val="center"/>
            </w:pPr>
            <w:r>
              <w:rPr>
                <w:b/>
                <w:color w:val="FFFFFF"/>
                <w:sz w:val="18"/>
              </w:rPr>
              <w:t>Child Table</w:t>
            </w:r>
          </w:p>
        </w:tc>
        <w:tc>
          <w:tcPr>
            <w:tcW w:w="2876" w:type="dxa"/>
            <w:tcBorders>
              <w:top w:val="single" w:sz="4" w:space="0" w:color="2E5E8E"/>
              <w:left w:val="single" w:sz="4" w:space="0" w:color="2E5E8E"/>
              <w:bottom w:val="single" w:sz="4" w:space="0" w:color="2E5E8E"/>
              <w:right w:val="single" w:sz="4" w:space="0" w:color="2E5E8E"/>
            </w:tcBorders>
            <w:shd w:val="clear" w:color="auto" w:fill="2E5E8E"/>
          </w:tcPr>
          <w:p w14:paraId="609BB4D9" w14:textId="77777777" w:rsidR="007937D9" w:rsidRDefault="00000000">
            <w:pPr>
              <w:jc w:val="center"/>
            </w:pPr>
            <w:r>
              <w:rPr>
                <w:b/>
                <w:color w:val="FFFFFF"/>
                <w:sz w:val="18"/>
              </w:rPr>
              <w:t>Join Key (Child Field)</w:t>
            </w:r>
          </w:p>
        </w:tc>
      </w:tr>
      <w:tr w:rsidR="007937D9" w14:paraId="1B3134CB" w14:textId="77777777" w:rsidTr="002230E1">
        <w:tc>
          <w:tcPr>
            <w:tcW w:w="2877" w:type="dxa"/>
            <w:tcBorders>
              <w:top w:val="single" w:sz="4" w:space="0" w:color="999999"/>
              <w:left w:val="single" w:sz="4" w:space="0" w:color="999999"/>
              <w:bottom w:val="single" w:sz="4" w:space="0" w:color="999999"/>
              <w:right w:val="single" w:sz="4" w:space="0" w:color="999999"/>
            </w:tcBorders>
          </w:tcPr>
          <w:p w14:paraId="52831D98" w14:textId="77777777" w:rsidR="007937D9" w:rsidRDefault="00000000">
            <w:r>
              <w:rPr>
                <w:sz w:val="18"/>
              </w:rPr>
              <w:t>Communities</w:t>
            </w:r>
          </w:p>
        </w:tc>
        <w:tc>
          <w:tcPr>
            <w:tcW w:w="3597" w:type="dxa"/>
            <w:tcBorders>
              <w:top w:val="single" w:sz="4" w:space="0" w:color="999999"/>
              <w:left w:val="single" w:sz="4" w:space="0" w:color="999999"/>
              <w:bottom w:val="single" w:sz="4" w:space="0" w:color="999999"/>
              <w:right w:val="single" w:sz="4" w:space="0" w:color="999999"/>
            </w:tcBorders>
          </w:tcPr>
          <w:p w14:paraId="0B13268A" w14:textId="77777777" w:rsidR="007937D9" w:rsidRDefault="00000000">
            <w:r>
              <w:rPr>
                <w:sz w:val="18"/>
              </w:rPr>
              <w:t>Contracts</w:t>
            </w:r>
          </w:p>
        </w:tc>
        <w:tc>
          <w:tcPr>
            <w:tcW w:w="2876" w:type="dxa"/>
            <w:tcBorders>
              <w:top w:val="single" w:sz="4" w:space="0" w:color="999999"/>
              <w:left w:val="single" w:sz="4" w:space="0" w:color="999999"/>
              <w:bottom w:val="single" w:sz="4" w:space="0" w:color="999999"/>
              <w:right w:val="single" w:sz="4" w:space="0" w:color="999999"/>
            </w:tcBorders>
          </w:tcPr>
          <w:p w14:paraId="78BA3932" w14:textId="77777777" w:rsidR="007937D9" w:rsidRDefault="00000000">
            <w:r>
              <w:rPr>
                <w:sz w:val="18"/>
              </w:rPr>
              <w:t>Community_ID</w:t>
            </w:r>
          </w:p>
        </w:tc>
      </w:tr>
      <w:tr w:rsidR="007937D9" w14:paraId="0E72ACDC" w14:textId="77777777" w:rsidTr="002230E1">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49C30C83" w14:textId="77777777" w:rsidR="007937D9" w:rsidRDefault="00000000">
            <w:r>
              <w:rPr>
                <w:sz w:val="18"/>
              </w:rPr>
              <w:t>Communities</w:t>
            </w:r>
          </w:p>
        </w:tc>
        <w:tc>
          <w:tcPr>
            <w:tcW w:w="3597" w:type="dxa"/>
            <w:tcBorders>
              <w:top w:val="single" w:sz="4" w:space="0" w:color="999999"/>
              <w:left w:val="single" w:sz="4" w:space="0" w:color="999999"/>
              <w:bottom w:val="single" w:sz="4" w:space="0" w:color="999999"/>
              <w:right w:val="single" w:sz="4" w:space="0" w:color="999999"/>
            </w:tcBorders>
            <w:shd w:val="clear" w:color="auto" w:fill="EBF2FA"/>
          </w:tcPr>
          <w:p w14:paraId="5AC3E357" w14:textId="77777777" w:rsidR="007937D9" w:rsidRDefault="00000000">
            <w:r>
              <w:rPr>
                <w:sz w:val="18"/>
              </w:rPr>
              <w:t>Community_Demographics</w:t>
            </w:r>
          </w:p>
        </w:tc>
        <w:tc>
          <w:tcPr>
            <w:tcW w:w="2876" w:type="dxa"/>
            <w:tcBorders>
              <w:top w:val="single" w:sz="4" w:space="0" w:color="999999"/>
              <w:left w:val="single" w:sz="4" w:space="0" w:color="999999"/>
              <w:bottom w:val="single" w:sz="4" w:space="0" w:color="999999"/>
              <w:right w:val="single" w:sz="4" w:space="0" w:color="999999"/>
            </w:tcBorders>
            <w:shd w:val="clear" w:color="auto" w:fill="EBF2FA"/>
          </w:tcPr>
          <w:p w14:paraId="27F57412" w14:textId="77777777" w:rsidR="007937D9" w:rsidRDefault="00000000">
            <w:r>
              <w:rPr>
                <w:sz w:val="18"/>
              </w:rPr>
              <w:t>Community_ID</w:t>
            </w:r>
          </w:p>
        </w:tc>
      </w:tr>
      <w:tr w:rsidR="007937D9" w14:paraId="2E05CA8C" w14:textId="77777777" w:rsidTr="002230E1">
        <w:tc>
          <w:tcPr>
            <w:tcW w:w="2877" w:type="dxa"/>
            <w:tcBorders>
              <w:top w:val="single" w:sz="4" w:space="0" w:color="999999"/>
              <w:left w:val="single" w:sz="4" w:space="0" w:color="999999"/>
              <w:bottom w:val="single" w:sz="4" w:space="0" w:color="999999"/>
              <w:right w:val="single" w:sz="4" w:space="0" w:color="999999"/>
            </w:tcBorders>
          </w:tcPr>
          <w:p w14:paraId="605E30FD" w14:textId="77777777" w:rsidR="007937D9" w:rsidRDefault="00000000">
            <w:r>
              <w:rPr>
                <w:sz w:val="18"/>
              </w:rPr>
              <w:t>Communities</w:t>
            </w:r>
          </w:p>
        </w:tc>
        <w:tc>
          <w:tcPr>
            <w:tcW w:w="3597" w:type="dxa"/>
            <w:tcBorders>
              <w:top w:val="single" w:sz="4" w:space="0" w:color="999999"/>
              <w:left w:val="single" w:sz="4" w:space="0" w:color="999999"/>
              <w:bottom w:val="single" w:sz="4" w:space="0" w:color="999999"/>
              <w:right w:val="single" w:sz="4" w:space="0" w:color="999999"/>
            </w:tcBorders>
          </w:tcPr>
          <w:p w14:paraId="188A352D" w14:textId="77777777" w:rsidR="007937D9" w:rsidRDefault="00000000">
            <w:r>
              <w:rPr>
                <w:sz w:val="18"/>
              </w:rPr>
              <w:t>Community_Contacts</w:t>
            </w:r>
          </w:p>
        </w:tc>
        <w:tc>
          <w:tcPr>
            <w:tcW w:w="2876" w:type="dxa"/>
            <w:tcBorders>
              <w:top w:val="single" w:sz="4" w:space="0" w:color="999999"/>
              <w:left w:val="single" w:sz="4" w:space="0" w:color="999999"/>
              <w:bottom w:val="single" w:sz="4" w:space="0" w:color="999999"/>
              <w:right w:val="single" w:sz="4" w:space="0" w:color="999999"/>
            </w:tcBorders>
          </w:tcPr>
          <w:p w14:paraId="0926BBF8" w14:textId="77777777" w:rsidR="007937D9" w:rsidRDefault="00000000">
            <w:r>
              <w:rPr>
                <w:sz w:val="18"/>
              </w:rPr>
              <w:t>Community_ID</w:t>
            </w:r>
          </w:p>
        </w:tc>
      </w:tr>
      <w:tr w:rsidR="007937D9" w14:paraId="60A858EE" w14:textId="77777777" w:rsidTr="002230E1">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2F383234" w14:textId="77777777" w:rsidR="007937D9" w:rsidRDefault="00000000">
            <w:r>
              <w:rPr>
                <w:sz w:val="18"/>
              </w:rPr>
              <w:t>Communities</w:t>
            </w:r>
          </w:p>
        </w:tc>
        <w:tc>
          <w:tcPr>
            <w:tcW w:w="3597" w:type="dxa"/>
            <w:tcBorders>
              <w:top w:val="single" w:sz="4" w:space="0" w:color="999999"/>
              <w:left w:val="single" w:sz="4" w:space="0" w:color="999999"/>
              <w:bottom w:val="single" w:sz="4" w:space="0" w:color="999999"/>
              <w:right w:val="single" w:sz="4" w:space="0" w:color="999999"/>
            </w:tcBorders>
            <w:shd w:val="clear" w:color="auto" w:fill="EBF2FA"/>
          </w:tcPr>
          <w:p w14:paraId="19EACA76" w14:textId="77777777" w:rsidR="007937D9" w:rsidRDefault="00000000">
            <w:r>
              <w:rPr>
                <w:sz w:val="18"/>
              </w:rPr>
              <w:t>Community_Compliance</w:t>
            </w:r>
          </w:p>
        </w:tc>
        <w:tc>
          <w:tcPr>
            <w:tcW w:w="2876" w:type="dxa"/>
            <w:tcBorders>
              <w:top w:val="single" w:sz="4" w:space="0" w:color="999999"/>
              <w:left w:val="single" w:sz="4" w:space="0" w:color="999999"/>
              <w:bottom w:val="single" w:sz="4" w:space="0" w:color="999999"/>
              <w:right w:val="single" w:sz="4" w:space="0" w:color="999999"/>
            </w:tcBorders>
            <w:shd w:val="clear" w:color="auto" w:fill="EBF2FA"/>
          </w:tcPr>
          <w:p w14:paraId="5F65D4FA" w14:textId="77777777" w:rsidR="007937D9" w:rsidRDefault="00000000">
            <w:r>
              <w:rPr>
                <w:sz w:val="18"/>
              </w:rPr>
              <w:t>Community_ID</w:t>
            </w:r>
          </w:p>
        </w:tc>
      </w:tr>
      <w:tr w:rsidR="00AF6F45" w14:paraId="32BFC7F4" w14:textId="77777777" w:rsidTr="003306BC">
        <w:tc>
          <w:tcPr>
            <w:tcW w:w="2877" w:type="dxa"/>
            <w:tcBorders>
              <w:top w:val="single" w:sz="4" w:space="0" w:color="999999"/>
              <w:left w:val="single" w:sz="4" w:space="0" w:color="999999"/>
              <w:bottom w:val="single" w:sz="4" w:space="0" w:color="999999"/>
              <w:right w:val="single" w:sz="4" w:space="0" w:color="999999"/>
            </w:tcBorders>
          </w:tcPr>
          <w:p w14:paraId="1B614E9A" w14:textId="5CFACBF9" w:rsidR="00AF6F45" w:rsidRDefault="00AF6F45" w:rsidP="00AF6F45">
            <w:pPr>
              <w:rPr>
                <w:sz w:val="18"/>
              </w:rPr>
            </w:pPr>
            <w:r>
              <w:rPr>
                <w:sz w:val="18"/>
              </w:rPr>
              <w:t>Communities</w:t>
            </w:r>
          </w:p>
        </w:tc>
        <w:tc>
          <w:tcPr>
            <w:tcW w:w="3597" w:type="dxa"/>
            <w:tcBorders>
              <w:top w:val="single" w:sz="4" w:space="0" w:color="999999"/>
              <w:left w:val="single" w:sz="4" w:space="0" w:color="999999"/>
              <w:bottom w:val="single" w:sz="4" w:space="0" w:color="999999"/>
              <w:right w:val="single" w:sz="4" w:space="0" w:color="999999"/>
            </w:tcBorders>
          </w:tcPr>
          <w:p w14:paraId="7F11262F" w14:textId="1C6FE674" w:rsidR="00AF6F45" w:rsidRDefault="00AF6F45" w:rsidP="00AF6F45">
            <w:pPr>
              <w:rPr>
                <w:sz w:val="18"/>
              </w:rPr>
            </w:pPr>
            <w:proofErr w:type="spellStart"/>
            <w:r>
              <w:rPr>
                <w:sz w:val="18"/>
              </w:rPr>
              <w:t>Admin_Events</w:t>
            </w:r>
            <w:proofErr w:type="spellEnd"/>
          </w:p>
        </w:tc>
        <w:tc>
          <w:tcPr>
            <w:tcW w:w="2876" w:type="dxa"/>
            <w:tcBorders>
              <w:top w:val="single" w:sz="4" w:space="0" w:color="999999"/>
              <w:left w:val="single" w:sz="4" w:space="0" w:color="999999"/>
              <w:bottom w:val="single" w:sz="4" w:space="0" w:color="999999"/>
              <w:right w:val="single" w:sz="4" w:space="0" w:color="999999"/>
            </w:tcBorders>
          </w:tcPr>
          <w:p w14:paraId="4FF2DAC6" w14:textId="0BE89F33" w:rsidR="00AF6F45" w:rsidRDefault="00AF6F45" w:rsidP="00AF6F45">
            <w:pPr>
              <w:rPr>
                <w:sz w:val="18"/>
              </w:rPr>
            </w:pPr>
            <w:proofErr w:type="spellStart"/>
            <w:r>
              <w:rPr>
                <w:sz w:val="18"/>
              </w:rPr>
              <w:t>Community_ID</w:t>
            </w:r>
            <w:proofErr w:type="spellEnd"/>
            <w:r>
              <w:rPr>
                <w:sz w:val="18"/>
              </w:rPr>
              <w:t xml:space="preserve"> (nullable)</w:t>
            </w:r>
          </w:p>
        </w:tc>
      </w:tr>
      <w:tr w:rsidR="003306BC" w14:paraId="0FBFB5EB" w14:textId="77777777" w:rsidTr="002230E1">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523AEBB5" w14:textId="49A980A2" w:rsidR="003306BC" w:rsidRDefault="003306BC" w:rsidP="003306BC">
            <w:pPr>
              <w:rPr>
                <w:sz w:val="18"/>
              </w:rPr>
            </w:pPr>
            <w:r>
              <w:rPr>
                <w:sz w:val="18"/>
              </w:rPr>
              <w:t>Communities</w:t>
            </w:r>
          </w:p>
        </w:tc>
        <w:tc>
          <w:tcPr>
            <w:tcW w:w="3597" w:type="dxa"/>
            <w:tcBorders>
              <w:top w:val="single" w:sz="4" w:space="0" w:color="999999"/>
              <w:left w:val="single" w:sz="4" w:space="0" w:color="999999"/>
              <w:bottom w:val="single" w:sz="4" w:space="0" w:color="999999"/>
              <w:right w:val="single" w:sz="4" w:space="0" w:color="999999"/>
            </w:tcBorders>
            <w:shd w:val="clear" w:color="auto" w:fill="EBF2FA"/>
          </w:tcPr>
          <w:p w14:paraId="397167E1" w14:textId="06B8A890" w:rsidR="003306BC" w:rsidRDefault="003306BC" w:rsidP="003306BC">
            <w:pPr>
              <w:rPr>
                <w:sz w:val="18"/>
              </w:rPr>
            </w:pPr>
            <w:proofErr w:type="spellStart"/>
            <w:r>
              <w:rPr>
                <w:sz w:val="18"/>
              </w:rPr>
              <w:t>Community_Critical_Events</w:t>
            </w:r>
            <w:proofErr w:type="spellEnd"/>
          </w:p>
        </w:tc>
        <w:tc>
          <w:tcPr>
            <w:tcW w:w="2876" w:type="dxa"/>
            <w:tcBorders>
              <w:top w:val="single" w:sz="4" w:space="0" w:color="999999"/>
              <w:left w:val="single" w:sz="4" w:space="0" w:color="999999"/>
              <w:bottom w:val="single" w:sz="4" w:space="0" w:color="999999"/>
              <w:right w:val="single" w:sz="4" w:space="0" w:color="999999"/>
            </w:tcBorders>
            <w:shd w:val="clear" w:color="auto" w:fill="EBF2FA"/>
          </w:tcPr>
          <w:p w14:paraId="4EAAF682" w14:textId="75274A64" w:rsidR="003306BC" w:rsidRDefault="003306BC" w:rsidP="003306BC">
            <w:pPr>
              <w:rPr>
                <w:sz w:val="18"/>
              </w:rPr>
            </w:pPr>
            <w:proofErr w:type="spellStart"/>
            <w:r>
              <w:rPr>
                <w:sz w:val="18"/>
              </w:rPr>
              <w:t>Community_ID</w:t>
            </w:r>
            <w:proofErr w:type="spellEnd"/>
          </w:p>
        </w:tc>
      </w:tr>
      <w:tr w:rsidR="003306BC" w14:paraId="0CE1442F" w14:textId="77777777" w:rsidTr="002230E1">
        <w:tc>
          <w:tcPr>
            <w:tcW w:w="2877" w:type="dxa"/>
            <w:tcBorders>
              <w:top w:val="single" w:sz="4" w:space="0" w:color="999999"/>
              <w:left w:val="single" w:sz="4" w:space="0" w:color="999999"/>
              <w:bottom w:val="single" w:sz="4" w:space="0" w:color="999999"/>
              <w:right w:val="single" w:sz="4" w:space="0" w:color="999999"/>
            </w:tcBorders>
          </w:tcPr>
          <w:p w14:paraId="37CCCE5A" w14:textId="32FE0F25" w:rsidR="003306BC" w:rsidRDefault="003306BC" w:rsidP="003306BC">
            <w:pPr>
              <w:rPr>
                <w:sz w:val="18"/>
              </w:rPr>
            </w:pPr>
            <w:r>
              <w:rPr>
                <w:sz w:val="18"/>
              </w:rPr>
              <w:t>Communities</w:t>
            </w:r>
          </w:p>
        </w:tc>
        <w:tc>
          <w:tcPr>
            <w:tcW w:w="3597" w:type="dxa"/>
            <w:tcBorders>
              <w:top w:val="single" w:sz="4" w:space="0" w:color="999999"/>
              <w:left w:val="single" w:sz="4" w:space="0" w:color="999999"/>
              <w:bottom w:val="single" w:sz="4" w:space="0" w:color="999999"/>
              <w:right w:val="single" w:sz="4" w:space="0" w:color="999999"/>
            </w:tcBorders>
          </w:tcPr>
          <w:p w14:paraId="47153440" w14:textId="2EDCEE3D" w:rsidR="003306BC" w:rsidRDefault="003306BC" w:rsidP="003306BC">
            <w:pPr>
              <w:rPr>
                <w:sz w:val="18"/>
              </w:rPr>
            </w:pPr>
            <w:proofErr w:type="spellStart"/>
            <w:r>
              <w:rPr>
                <w:sz w:val="18"/>
              </w:rPr>
              <w:t>HL_Team_Outputs</w:t>
            </w:r>
            <w:proofErr w:type="spellEnd"/>
          </w:p>
        </w:tc>
        <w:tc>
          <w:tcPr>
            <w:tcW w:w="2876" w:type="dxa"/>
            <w:tcBorders>
              <w:top w:val="single" w:sz="4" w:space="0" w:color="999999"/>
              <w:left w:val="single" w:sz="4" w:space="0" w:color="999999"/>
              <w:bottom w:val="single" w:sz="4" w:space="0" w:color="999999"/>
              <w:right w:val="single" w:sz="4" w:space="0" w:color="999999"/>
            </w:tcBorders>
          </w:tcPr>
          <w:p w14:paraId="13826820" w14:textId="3FD3AD3A" w:rsidR="003306BC" w:rsidRDefault="003306BC" w:rsidP="003306BC">
            <w:pPr>
              <w:rPr>
                <w:sz w:val="18"/>
              </w:rPr>
            </w:pPr>
            <w:proofErr w:type="spellStart"/>
            <w:r>
              <w:rPr>
                <w:sz w:val="18"/>
              </w:rPr>
              <w:t>Community_ID</w:t>
            </w:r>
            <w:proofErr w:type="spellEnd"/>
            <w:r>
              <w:rPr>
                <w:sz w:val="18"/>
              </w:rPr>
              <w:t xml:space="preserve"> (nullable)</w:t>
            </w:r>
          </w:p>
        </w:tc>
      </w:tr>
      <w:tr w:rsidR="003306BC" w14:paraId="000D2F3B" w14:textId="77777777" w:rsidTr="002230E1">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0A015722" w14:textId="77777777" w:rsidR="003306BC" w:rsidRDefault="003306BC" w:rsidP="003306BC">
            <w:r>
              <w:rPr>
                <w:sz w:val="18"/>
              </w:rPr>
              <w:t>Contracts</w:t>
            </w:r>
          </w:p>
        </w:tc>
        <w:tc>
          <w:tcPr>
            <w:tcW w:w="3597" w:type="dxa"/>
            <w:tcBorders>
              <w:top w:val="single" w:sz="4" w:space="0" w:color="999999"/>
              <w:left w:val="single" w:sz="4" w:space="0" w:color="999999"/>
              <w:bottom w:val="single" w:sz="4" w:space="0" w:color="999999"/>
              <w:right w:val="single" w:sz="4" w:space="0" w:color="999999"/>
            </w:tcBorders>
            <w:shd w:val="clear" w:color="auto" w:fill="EBF2FA"/>
          </w:tcPr>
          <w:p w14:paraId="707865A0" w14:textId="77777777" w:rsidR="003306BC" w:rsidRDefault="003306BC" w:rsidP="003306BC">
            <w:r>
              <w:rPr>
                <w:sz w:val="18"/>
              </w:rPr>
              <w:t>Application_Process</w:t>
            </w:r>
          </w:p>
        </w:tc>
        <w:tc>
          <w:tcPr>
            <w:tcW w:w="2876" w:type="dxa"/>
            <w:tcBorders>
              <w:top w:val="single" w:sz="4" w:space="0" w:color="999999"/>
              <w:left w:val="single" w:sz="4" w:space="0" w:color="999999"/>
              <w:bottom w:val="single" w:sz="4" w:space="0" w:color="999999"/>
              <w:right w:val="single" w:sz="4" w:space="0" w:color="999999"/>
            </w:tcBorders>
            <w:shd w:val="clear" w:color="auto" w:fill="EBF2FA"/>
          </w:tcPr>
          <w:p w14:paraId="55DFA6C1" w14:textId="77777777" w:rsidR="003306BC" w:rsidRDefault="003306BC" w:rsidP="003306BC">
            <w:r>
              <w:rPr>
                <w:sz w:val="18"/>
              </w:rPr>
              <w:t>Contract_ID</w:t>
            </w:r>
          </w:p>
        </w:tc>
      </w:tr>
      <w:tr w:rsidR="003306BC" w14:paraId="3546DFB4" w14:textId="77777777" w:rsidTr="002230E1">
        <w:tc>
          <w:tcPr>
            <w:tcW w:w="2877" w:type="dxa"/>
            <w:tcBorders>
              <w:top w:val="single" w:sz="4" w:space="0" w:color="999999"/>
              <w:left w:val="single" w:sz="4" w:space="0" w:color="999999"/>
              <w:bottom w:val="single" w:sz="4" w:space="0" w:color="999999"/>
              <w:right w:val="single" w:sz="4" w:space="0" w:color="999999"/>
            </w:tcBorders>
          </w:tcPr>
          <w:p w14:paraId="14D99A3E" w14:textId="77777777" w:rsidR="003306BC" w:rsidRDefault="003306BC" w:rsidP="003306BC">
            <w:r>
              <w:rPr>
                <w:sz w:val="18"/>
              </w:rPr>
              <w:t>Contracts</w:t>
            </w:r>
          </w:p>
        </w:tc>
        <w:tc>
          <w:tcPr>
            <w:tcW w:w="3597" w:type="dxa"/>
            <w:tcBorders>
              <w:top w:val="single" w:sz="4" w:space="0" w:color="999999"/>
              <w:left w:val="single" w:sz="4" w:space="0" w:color="999999"/>
              <w:bottom w:val="single" w:sz="4" w:space="0" w:color="999999"/>
              <w:right w:val="single" w:sz="4" w:space="0" w:color="999999"/>
            </w:tcBorders>
          </w:tcPr>
          <w:p w14:paraId="7AFEEBA7" w14:textId="77777777" w:rsidR="003306BC" w:rsidRDefault="003306BC" w:rsidP="003306BC">
            <w:r>
              <w:rPr>
                <w:sz w:val="18"/>
              </w:rPr>
              <w:t>Contract_Application</w:t>
            </w:r>
          </w:p>
        </w:tc>
        <w:tc>
          <w:tcPr>
            <w:tcW w:w="2876" w:type="dxa"/>
            <w:tcBorders>
              <w:top w:val="single" w:sz="4" w:space="0" w:color="999999"/>
              <w:left w:val="single" w:sz="4" w:space="0" w:color="999999"/>
              <w:bottom w:val="single" w:sz="4" w:space="0" w:color="999999"/>
              <w:right w:val="single" w:sz="4" w:space="0" w:color="999999"/>
            </w:tcBorders>
          </w:tcPr>
          <w:p w14:paraId="20A356D5" w14:textId="77777777" w:rsidR="003306BC" w:rsidRDefault="003306BC" w:rsidP="003306BC">
            <w:r>
              <w:rPr>
                <w:sz w:val="18"/>
              </w:rPr>
              <w:t>Contract_ID</w:t>
            </w:r>
          </w:p>
        </w:tc>
      </w:tr>
      <w:tr w:rsidR="003306BC" w14:paraId="2ECD9262" w14:textId="77777777" w:rsidTr="002230E1">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7B00CA50" w14:textId="77777777" w:rsidR="003306BC" w:rsidRDefault="003306BC" w:rsidP="003306BC">
            <w:r>
              <w:rPr>
                <w:sz w:val="18"/>
              </w:rPr>
              <w:t>Contracts</w:t>
            </w:r>
          </w:p>
        </w:tc>
        <w:tc>
          <w:tcPr>
            <w:tcW w:w="3597" w:type="dxa"/>
            <w:tcBorders>
              <w:top w:val="single" w:sz="4" w:space="0" w:color="999999"/>
              <w:left w:val="single" w:sz="4" w:space="0" w:color="999999"/>
              <w:bottom w:val="single" w:sz="4" w:space="0" w:color="999999"/>
              <w:right w:val="single" w:sz="4" w:space="0" w:color="999999"/>
            </w:tcBorders>
            <w:shd w:val="clear" w:color="auto" w:fill="EBF2FA"/>
          </w:tcPr>
          <w:p w14:paraId="685E5BAB" w14:textId="77777777" w:rsidR="003306BC" w:rsidRDefault="003306BC" w:rsidP="003306BC">
            <w:r>
              <w:rPr>
                <w:sz w:val="18"/>
              </w:rPr>
              <w:t>Contract_Objectives</w:t>
            </w:r>
          </w:p>
        </w:tc>
        <w:tc>
          <w:tcPr>
            <w:tcW w:w="2876" w:type="dxa"/>
            <w:tcBorders>
              <w:top w:val="single" w:sz="4" w:space="0" w:color="999999"/>
              <w:left w:val="single" w:sz="4" w:space="0" w:color="999999"/>
              <w:bottom w:val="single" w:sz="4" w:space="0" w:color="999999"/>
              <w:right w:val="single" w:sz="4" w:space="0" w:color="999999"/>
            </w:tcBorders>
            <w:shd w:val="clear" w:color="auto" w:fill="EBF2FA"/>
          </w:tcPr>
          <w:p w14:paraId="06EF8BA9" w14:textId="77777777" w:rsidR="003306BC" w:rsidRDefault="003306BC" w:rsidP="003306BC">
            <w:r>
              <w:rPr>
                <w:sz w:val="18"/>
              </w:rPr>
              <w:t>Contract_ID</w:t>
            </w:r>
          </w:p>
        </w:tc>
      </w:tr>
      <w:tr w:rsidR="003306BC" w14:paraId="6D47D174" w14:textId="77777777" w:rsidTr="002230E1">
        <w:tc>
          <w:tcPr>
            <w:tcW w:w="2877" w:type="dxa"/>
            <w:tcBorders>
              <w:top w:val="single" w:sz="4" w:space="0" w:color="999999"/>
              <w:left w:val="single" w:sz="4" w:space="0" w:color="999999"/>
              <w:bottom w:val="single" w:sz="4" w:space="0" w:color="999999"/>
              <w:right w:val="single" w:sz="4" w:space="0" w:color="999999"/>
            </w:tcBorders>
          </w:tcPr>
          <w:p w14:paraId="1F759817" w14:textId="77777777" w:rsidR="003306BC" w:rsidRDefault="003306BC" w:rsidP="003306BC">
            <w:r>
              <w:rPr>
                <w:sz w:val="18"/>
              </w:rPr>
              <w:t>Contracts</w:t>
            </w:r>
          </w:p>
        </w:tc>
        <w:tc>
          <w:tcPr>
            <w:tcW w:w="3597" w:type="dxa"/>
            <w:tcBorders>
              <w:top w:val="single" w:sz="4" w:space="0" w:color="999999"/>
              <w:left w:val="single" w:sz="4" w:space="0" w:color="999999"/>
              <w:bottom w:val="single" w:sz="4" w:space="0" w:color="999999"/>
              <w:right w:val="single" w:sz="4" w:space="0" w:color="999999"/>
            </w:tcBorders>
          </w:tcPr>
          <w:p w14:paraId="7D585FB3" w14:textId="77777777" w:rsidR="003306BC" w:rsidRDefault="003306BC" w:rsidP="003306BC">
            <w:r>
              <w:rPr>
                <w:sz w:val="18"/>
              </w:rPr>
              <w:t>Contract_EvalPlan</w:t>
            </w:r>
          </w:p>
        </w:tc>
        <w:tc>
          <w:tcPr>
            <w:tcW w:w="2876" w:type="dxa"/>
            <w:tcBorders>
              <w:top w:val="single" w:sz="4" w:space="0" w:color="999999"/>
              <w:left w:val="single" w:sz="4" w:space="0" w:color="999999"/>
              <w:bottom w:val="single" w:sz="4" w:space="0" w:color="999999"/>
              <w:right w:val="single" w:sz="4" w:space="0" w:color="999999"/>
            </w:tcBorders>
          </w:tcPr>
          <w:p w14:paraId="425C62D1" w14:textId="77777777" w:rsidR="003306BC" w:rsidRDefault="003306BC" w:rsidP="003306BC">
            <w:r>
              <w:rPr>
                <w:sz w:val="18"/>
              </w:rPr>
              <w:t>Contract_ID</w:t>
            </w:r>
          </w:p>
        </w:tc>
      </w:tr>
      <w:tr w:rsidR="003306BC" w14:paraId="199190EE" w14:textId="77777777" w:rsidTr="002230E1">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773B2DB2" w14:textId="77777777" w:rsidR="003306BC" w:rsidRDefault="003306BC" w:rsidP="003306BC">
            <w:r>
              <w:rPr>
                <w:sz w:val="18"/>
              </w:rPr>
              <w:t>Contracts</w:t>
            </w:r>
          </w:p>
        </w:tc>
        <w:tc>
          <w:tcPr>
            <w:tcW w:w="3597" w:type="dxa"/>
            <w:tcBorders>
              <w:top w:val="single" w:sz="4" w:space="0" w:color="999999"/>
              <w:left w:val="single" w:sz="4" w:space="0" w:color="999999"/>
              <w:bottom w:val="single" w:sz="4" w:space="0" w:color="999999"/>
              <w:right w:val="single" w:sz="4" w:space="0" w:color="999999"/>
            </w:tcBorders>
            <w:shd w:val="clear" w:color="auto" w:fill="EBF2FA"/>
          </w:tcPr>
          <w:p w14:paraId="34550EDC" w14:textId="77777777" w:rsidR="003306BC" w:rsidRDefault="003306BC" w:rsidP="003306BC">
            <w:r>
              <w:rPr>
                <w:sz w:val="18"/>
              </w:rPr>
              <w:t>Contract_Financial</w:t>
            </w:r>
          </w:p>
        </w:tc>
        <w:tc>
          <w:tcPr>
            <w:tcW w:w="2876" w:type="dxa"/>
            <w:tcBorders>
              <w:top w:val="single" w:sz="4" w:space="0" w:color="999999"/>
              <w:left w:val="single" w:sz="4" w:space="0" w:color="999999"/>
              <w:bottom w:val="single" w:sz="4" w:space="0" w:color="999999"/>
              <w:right w:val="single" w:sz="4" w:space="0" w:color="999999"/>
            </w:tcBorders>
            <w:shd w:val="clear" w:color="auto" w:fill="EBF2FA"/>
          </w:tcPr>
          <w:p w14:paraId="3E27D7E0" w14:textId="77777777" w:rsidR="003306BC" w:rsidRDefault="003306BC" w:rsidP="003306BC">
            <w:r>
              <w:rPr>
                <w:sz w:val="18"/>
              </w:rPr>
              <w:t>Contract_ID</w:t>
            </w:r>
          </w:p>
        </w:tc>
      </w:tr>
      <w:tr w:rsidR="003306BC" w14:paraId="4B5B5BDE" w14:textId="77777777" w:rsidTr="002230E1">
        <w:tc>
          <w:tcPr>
            <w:tcW w:w="2877" w:type="dxa"/>
            <w:tcBorders>
              <w:top w:val="single" w:sz="4" w:space="0" w:color="999999"/>
              <w:left w:val="single" w:sz="4" w:space="0" w:color="999999"/>
              <w:bottom w:val="single" w:sz="4" w:space="0" w:color="999999"/>
              <w:right w:val="single" w:sz="4" w:space="0" w:color="999999"/>
            </w:tcBorders>
          </w:tcPr>
          <w:p w14:paraId="0071CB2A" w14:textId="77777777" w:rsidR="003306BC" w:rsidRDefault="003306BC" w:rsidP="003306BC">
            <w:r>
              <w:rPr>
                <w:sz w:val="18"/>
              </w:rPr>
              <w:t>Contracts</w:t>
            </w:r>
          </w:p>
        </w:tc>
        <w:tc>
          <w:tcPr>
            <w:tcW w:w="3597" w:type="dxa"/>
            <w:tcBorders>
              <w:top w:val="single" w:sz="4" w:space="0" w:color="999999"/>
              <w:left w:val="single" w:sz="4" w:space="0" w:color="999999"/>
              <w:bottom w:val="single" w:sz="4" w:space="0" w:color="999999"/>
              <w:right w:val="single" w:sz="4" w:space="0" w:color="999999"/>
            </w:tcBorders>
          </w:tcPr>
          <w:p w14:paraId="288BAF6D" w14:textId="77777777" w:rsidR="003306BC" w:rsidRDefault="003306BC" w:rsidP="003306BC">
            <w:r>
              <w:rPr>
                <w:sz w:val="18"/>
              </w:rPr>
              <w:t>Contract_Reports</w:t>
            </w:r>
          </w:p>
        </w:tc>
        <w:tc>
          <w:tcPr>
            <w:tcW w:w="2876" w:type="dxa"/>
            <w:tcBorders>
              <w:top w:val="single" w:sz="4" w:space="0" w:color="999999"/>
              <w:left w:val="single" w:sz="4" w:space="0" w:color="999999"/>
              <w:bottom w:val="single" w:sz="4" w:space="0" w:color="999999"/>
              <w:right w:val="single" w:sz="4" w:space="0" w:color="999999"/>
            </w:tcBorders>
          </w:tcPr>
          <w:p w14:paraId="11D59FAD" w14:textId="77777777" w:rsidR="003306BC" w:rsidRDefault="003306BC" w:rsidP="003306BC">
            <w:r>
              <w:rPr>
                <w:sz w:val="18"/>
              </w:rPr>
              <w:t>Contract_ID</w:t>
            </w:r>
          </w:p>
        </w:tc>
      </w:tr>
      <w:tr w:rsidR="003306BC" w14:paraId="6A664A30" w14:textId="77777777" w:rsidTr="002230E1">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0AE035B2" w14:textId="77777777" w:rsidR="003306BC" w:rsidRDefault="003306BC" w:rsidP="003306BC">
            <w:r>
              <w:rPr>
                <w:sz w:val="18"/>
              </w:rPr>
              <w:t>Contracts</w:t>
            </w:r>
          </w:p>
        </w:tc>
        <w:tc>
          <w:tcPr>
            <w:tcW w:w="3597" w:type="dxa"/>
            <w:tcBorders>
              <w:top w:val="single" w:sz="4" w:space="0" w:color="999999"/>
              <w:left w:val="single" w:sz="4" w:space="0" w:color="999999"/>
              <w:bottom w:val="single" w:sz="4" w:space="0" w:color="999999"/>
              <w:right w:val="single" w:sz="4" w:space="0" w:color="999999"/>
            </w:tcBorders>
            <w:shd w:val="clear" w:color="auto" w:fill="EBF2FA"/>
          </w:tcPr>
          <w:p w14:paraId="5678A7F5" w14:textId="77777777" w:rsidR="003306BC" w:rsidRDefault="003306BC" w:rsidP="003306BC">
            <w:r>
              <w:rPr>
                <w:sz w:val="18"/>
              </w:rPr>
              <w:t>Contract_Outcome_Links</w:t>
            </w:r>
          </w:p>
        </w:tc>
        <w:tc>
          <w:tcPr>
            <w:tcW w:w="2876" w:type="dxa"/>
            <w:tcBorders>
              <w:top w:val="single" w:sz="4" w:space="0" w:color="999999"/>
              <w:left w:val="single" w:sz="4" w:space="0" w:color="999999"/>
              <w:bottom w:val="single" w:sz="4" w:space="0" w:color="999999"/>
              <w:right w:val="single" w:sz="4" w:space="0" w:color="999999"/>
            </w:tcBorders>
            <w:shd w:val="clear" w:color="auto" w:fill="EBF2FA"/>
          </w:tcPr>
          <w:p w14:paraId="6DD047FB" w14:textId="77777777" w:rsidR="003306BC" w:rsidRDefault="003306BC" w:rsidP="003306BC">
            <w:r>
              <w:rPr>
                <w:sz w:val="18"/>
              </w:rPr>
              <w:t>Contract_ID</w:t>
            </w:r>
          </w:p>
        </w:tc>
      </w:tr>
      <w:tr w:rsidR="003306BC" w14:paraId="48A2128F" w14:textId="77777777" w:rsidTr="002230E1">
        <w:tc>
          <w:tcPr>
            <w:tcW w:w="2877" w:type="dxa"/>
            <w:tcBorders>
              <w:top w:val="single" w:sz="4" w:space="0" w:color="999999"/>
              <w:left w:val="single" w:sz="4" w:space="0" w:color="999999"/>
              <w:bottom w:val="single" w:sz="4" w:space="0" w:color="999999"/>
              <w:right w:val="single" w:sz="4" w:space="0" w:color="999999"/>
            </w:tcBorders>
          </w:tcPr>
          <w:p w14:paraId="713903C1" w14:textId="77777777" w:rsidR="003306BC" w:rsidRDefault="003306BC" w:rsidP="003306BC">
            <w:r>
              <w:rPr>
                <w:sz w:val="18"/>
              </w:rPr>
              <w:t>Contracts</w:t>
            </w:r>
          </w:p>
        </w:tc>
        <w:tc>
          <w:tcPr>
            <w:tcW w:w="3597" w:type="dxa"/>
            <w:tcBorders>
              <w:top w:val="single" w:sz="4" w:space="0" w:color="999999"/>
              <w:left w:val="single" w:sz="4" w:space="0" w:color="999999"/>
              <w:bottom w:val="single" w:sz="4" w:space="0" w:color="999999"/>
              <w:right w:val="single" w:sz="4" w:space="0" w:color="999999"/>
            </w:tcBorders>
          </w:tcPr>
          <w:p w14:paraId="3351E7AB" w14:textId="77777777" w:rsidR="003306BC" w:rsidRDefault="003306BC" w:rsidP="003306BC">
            <w:r>
              <w:rPr>
                <w:sz w:val="18"/>
              </w:rPr>
              <w:t>Admin_Events</w:t>
            </w:r>
          </w:p>
        </w:tc>
        <w:tc>
          <w:tcPr>
            <w:tcW w:w="2876" w:type="dxa"/>
            <w:tcBorders>
              <w:top w:val="single" w:sz="4" w:space="0" w:color="999999"/>
              <w:left w:val="single" w:sz="4" w:space="0" w:color="999999"/>
              <w:bottom w:val="single" w:sz="4" w:space="0" w:color="999999"/>
              <w:right w:val="single" w:sz="4" w:space="0" w:color="999999"/>
            </w:tcBorders>
          </w:tcPr>
          <w:p w14:paraId="68315BF7" w14:textId="77777777" w:rsidR="003306BC" w:rsidRDefault="003306BC" w:rsidP="003306BC">
            <w:r>
              <w:rPr>
                <w:sz w:val="18"/>
              </w:rPr>
              <w:t>Contract_ID (nullable)</w:t>
            </w:r>
          </w:p>
        </w:tc>
      </w:tr>
      <w:tr w:rsidR="003306BC" w14:paraId="3E7FB7F9" w14:textId="77777777" w:rsidTr="002230E1">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0CAECD25" w14:textId="77777777" w:rsidR="003306BC" w:rsidRDefault="003306BC" w:rsidP="003306BC">
            <w:r>
              <w:rPr>
                <w:sz w:val="18"/>
              </w:rPr>
              <w:t>Contracts</w:t>
            </w:r>
          </w:p>
        </w:tc>
        <w:tc>
          <w:tcPr>
            <w:tcW w:w="3597" w:type="dxa"/>
            <w:tcBorders>
              <w:top w:val="single" w:sz="4" w:space="0" w:color="999999"/>
              <w:left w:val="single" w:sz="4" w:space="0" w:color="999999"/>
              <w:bottom w:val="single" w:sz="4" w:space="0" w:color="999999"/>
              <w:right w:val="single" w:sz="4" w:space="0" w:color="999999"/>
            </w:tcBorders>
            <w:shd w:val="clear" w:color="auto" w:fill="EBF2FA"/>
          </w:tcPr>
          <w:p w14:paraId="2900CC13" w14:textId="77777777" w:rsidR="003306BC" w:rsidRDefault="003306BC" w:rsidP="003306BC">
            <w:r>
              <w:rPr>
                <w:sz w:val="18"/>
              </w:rPr>
              <w:t>Activity_Family_Registry</w:t>
            </w:r>
          </w:p>
        </w:tc>
        <w:tc>
          <w:tcPr>
            <w:tcW w:w="2876" w:type="dxa"/>
            <w:tcBorders>
              <w:top w:val="single" w:sz="4" w:space="0" w:color="999999"/>
              <w:left w:val="single" w:sz="4" w:space="0" w:color="999999"/>
              <w:bottom w:val="single" w:sz="4" w:space="0" w:color="999999"/>
              <w:right w:val="single" w:sz="4" w:space="0" w:color="999999"/>
            </w:tcBorders>
            <w:shd w:val="clear" w:color="auto" w:fill="EBF2FA"/>
          </w:tcPr>
          <w:p w14:paraId="1EA1C142" w14:textId="77777777" w:rsidR="003306BC" w:rsidRDefault="003306BC" w:rsidP="003306BC">
            <w:r>
              <w:rPr>
                <w:sz w:val="18"/>
              </w:rPr>
              <w:t>Contract_ID</w:t>
            </w:r>
          </w:p>
        </w:tc>
      </w:tr>
      <w:tr w:rsidR="003306BC" w14:paraId="336D31E9" w14:textId="77777777" w:rsidTr="00AF6F45">
        <w:tc>
          <w:tcPr>
            <w:tcW w:w="2877" w:type="dxa"/>
            <w:tcBorders>
              <w:top w:val="single" w:sz="4" w:space="0" w:color="999999"/>
              <w:left w:val="single" w:sz="4" w:space="0" w:color="999999"/>
              <w:bottom w:val="single" w:sz="4" w:space="0" w:color="999999"/>
              <w:right w:val="single" w:sz="4" w:space="0" w:color="999999"/>
            </w:tcBorders>
          </w:tcPr>
          <w:p w14:paraId="4222BBC0" w14:textId="1E167094" w:rsidR="003306BC" w:rsidRDefault="003306BC" w:rsidP="003306BC">
            <w:pPr>
              <w:rPr>
                <w:sz w:val="18"/>
              </w:rPr>
            </w:pPr>
            <w:r>
              <w:rPr>
                <w:sz w:val="18"/>
              </w:rPr>
              <w:t>Contracts</w:t>
            </w:r>
          </w:p>
        </w:tc>
        <w:tc>
          <w:tcPr>
            <w:tcW w:w="3597" w:type="dxa"/>
            <w:tcBorders>
              <w:top w:val="single" w:sz="4" w:space="0" w:color="999999"/>
              <w:left w:val="single" w:sz="4" w:space="0" w:color="999999"/>
              <w:bottom w:val="single" w:sz="4" w:space="0" w:color="999999"/>
              <w:right w:val="single" w:sz="4" w:space="0" w:color="999999"/>
            </w:tcBorders>
          </w:tcPr>
          <w:p w14:paraId="49899E06" w14:textId="1409FB39" w:rsidR="003306BC" w:rsidRDefault="003306BC" w:rsidP="003306BC">
            <w:pPr>
              <w:rPr>
                <w:sz w:val="18"/>
              </w:rPr>
            </w:pPr>
            <w:proofErr w:type="spellStart"/>
            <w:r>
              <w:rPr>
                <w:sz w:val="18"/>
              </w:rPr>
              <w:t>Community_Critical_Events</w:t>
            </w:r>
            <w:proofErr w:type="spellEnd"/>
          </w:p>
        </w:tc>
        <w:tc>
          <w:tcPr>
            <w:tcW w:w="2876" w:type="dxa"/>
            <w:tcBorders>
              <w:top w:val="single" w:sz="4" w:space="0" w:color="999999"/>
              <w:left w:val="single" w:sz="4" w:space="0" w:color="999999"/>
              <w:bottom w:val="single" w:sz="4" w:space="0" w:color="999999"/>
              <w:right w:val="single" w:sz="4" w:space="0" w:color="999999"/>
            </w:tcBorders>
          </w:tcPr>
          <w:p w14:paraId="3F802DE3" w14:textId="598706F7" w:rsidR="003306BC" w:rsidRDefault="003306BC" w:rsidP="003306BC">
            <w:pPr>
              <w:rPr>
                <w:sz w:val="18"/>
              </w:rPr>
            </w:pPr>
            <w:proofErr w:type="spellStart"/>
            <w:r>
              <w:rPr>
                <w:sz w:val="18"/>
              </w:rPr>
              <w:t>Contract_ID</w:t>
            </w:r>
            <w:proofErr w:type="spellEnd"/>
            <w:r>
              <w:rPr>
                <w:sz w:val="18"/>
              </w:rPr>
              <w:t xml:space="preserve"> (nullable)</w:t>
            </w:r>
          </w:p>
        </w:tc>
      </w:tr>
      <w:tr w:rsidR="003306BC" w14:paraId="557104FD" w14:textId="77777777" w:rsidTr="002230E1">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700BC5BF" w14:textId="5DE9979C" w:rsidR="003306BC" w:rsidRDefault="003306BC" w:rsidP="003306BC">
            <w:pPr>
              <w:rPr>
                <w:sz w:val="18"/>
              </w:rPr>
            </w:pPr>
            <w:r>
              <w:rPr>
                <w:sz w:val="18"/>
              </w:rPr>
              <w:t>Contracts</w:t>
            </w:r>
          </w:p>
        </w:tc>
        <w:tc>
          <w:tcPr>
            <w:tcW w:w="3597" w:type="dxa"/>
            <w:tcBorders>
              <w:top w:val="single" w:sz="4" w:space="0" w:color="999999"/>
              <w:left w:val="single" w:sz="4" w:space="0" w:color="999999"/>
              <w:bottom w:val="single" w:sz="4" w:space="0" w:color="999999"/>
              <w:right w:val="single" w:sz="4" w:space="0" w:color="999999"/>
            </w:tcBorders>
            <w:shd w:val="clear" w:color="auto" w:fill="EBF2FA"/>
          </w:tcPr>
          <w:p w14:paraId="0EAE317E" w14:textId="5DF76337" w:rsidR="003306BC" w:rsidRDefault="003306BC" w:rsidP="003306BC">
            <w:pPr>
              <w:rPr>
                <w:sz w:val="18"/>
              </w:rPr>
            </w:pPr>
            <w:proofErr w:type="spellStart"/>
            <w:r>
              <w:rPr>
                <w:sz w:val="18"/>
              </w:rPr>
              <w:t>HL_Team_Outputs</w:t>
            </w:r>
            <w:proofErr w:type="spellEnd"/>
          </w:p>
        </w:tc>
        <w:tc>
          <w:tcPr>
            <w:tcW w:w="2876" w:type="dxa"/>
            <w:tcBorders>
              <w:top w:val="single" w:sz="4" w:space="0" w:color="999999"/>
              <w:left w:val="single" w:sz="4" w:space="0" w:color="999999"/>
              <w:bottom w:val="single" w:sz="4" w:space="0" w:color="999999"/>
              <w:right w:val="single" w:sz="4" w:space="0" w:color="999999"/>
            </w:tcBorders>
            <w:shd w:val="clear" w:color="auto" w:fill="EBF2FA"/>
          </w:tcPr>
          <w:p w14:paraId="4BAD610D" w14:textId="2C231C81" w:rsidR="003306BC" w:rsidRDefault="003306BC" w:rsidP="003306BC">
            <w:pPr>
              <w:rPr>
                <w:sz w:val="18"/>
              </w:rPr>
            </w:pPr>
            <w:proofErr w:type="spellStart"/>
            <w:r>
              <w:rPr>
                <w:sz w:val="18"/>
              </w:rPr>
              <w:t>Contract_ID</w:t>
            </w:r>
            <w:proofErr w:type="spellEnd"/>
            <w:r>
              <w:rPr>
                <w:sz w:val="18"/>
              </w:rPr>
              <w:t xml:space="preserve"> (nullable)</w:t>
            </w:r>
          </w:p>
        </w:tc>
      </w:tr>
      <w:tr w:rsidR="003306BC" w14:paraId="6838D7BE" w14:textId="77777777" w:rsidTr="002230E1">
        <w:tc>
          <w:tcPr>
            <w:tcW w:w="2877" w:type="dxa"/>
            <w:tcBorders>
              <w:top w:val="single" w:sz="4" w:space="0" w:color="999999"/>
              <w:left w:val="single" w:sz="4" w:space="0" w:color="999999"/>
              <w:bottom w:val="single" w:sz="4" w:space="0" w:color="999999"/>
              <w:right w:val="single" w:sz="4" w:space="0" w:color="999999"/>
            </w:tcBorders>
          </w:tcPr>
          <w:p w14:paraId="44C1B1BC" w14:textId="77777777" w:rsidR="003306BC" w:rsidRDefault="003306BC" w:rsidP="003306BC">
            <w:proofErr w:type="spellStart"/>
            <w:r>
              <w:rPr>
                <w:sz w:val="18"/>
              </w:rPr>
              <w:t>Fiscal_Years</w:t>
            </w:r>
            <w:proofErr w:type="spellEnd"/>
          </w:p>
        </w:tc>
        <w:tc>
          <w:tcPr>
            <w:tcW w:w="3597" w:type="dxa"/>
            <w:tcBorders>
              <w:top w:val="single" w:sz="4" w:space="0" w:color="999999"/>
              <w:left w:val="single" w:sz="4" w:space="0" w:color="999999"/>
              <w:bottom w:val="single" w:sz="4" w:space="0" w:color="999999"/>
              <w:right w:val="single" w:sz="4" w:space="0" w:color="999999"/>
            </w:tcBorders>
          </w:tcPr>
          <w:p w14:paraId="55CC50D0" w14:textId="77777777" w:rsidR="003306BC" w:rsidRDefault="003306BC" w:rsidP="003306BC">
            <w:r>
              <w:rPr>
                <w:sz w:val="18"/>
              </w:rPr>
              <w:t>Contract_Financial</w:t>
            </w:r>
          </w:p>
        </w:tc>
        <w:tc>
          <w:tcPr>
            <w:tcW w:w="2876" w:type="dxa"/>
            <w:tcBorders>
              <w:top w:val="single" w:sz="4" w:space="0" w:color="999999"/>
              <w:left w:val="single" w:sz="4" w:space="0" w:color="999999"/>
              <w:bottom w:val="single" w:sz="4" w:space="0" w:color="999999"/>
              <w:right w:val="single" w:sz="4" w:space="0" w:color="999999"/>
            </w:tcBorders>
          </w:tcPr>
          <w:p w14:paraId="1A451B66" w14:textId="77777777" w:rsidR="003306BC" w:rsidRDefault="003306BC" w:rsidP="003306BC">
            <w:r>
              <w:rPr>
                <w:sz w:val="18"/>
              </w:rPr>
              <w:t>Fiscal_Year_ID</w:t>
            </w:r>
          </w:p>
        </w:tc>
      </w:tr>
      <w:tr w:rsidR="003306BC" w14:paraId="3DFF51E0" w14:textId="77777777" w:rsidTr="002230E1">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67B97CFF" w14:textId="77777777" w:rsidR="003306BC" w:rsidRDefault="003306BC" w:rsidP="003306BC">
            <w:r>
              <w:rPr>
                <w:sz w:val="18"/>
              </w:rPr>
              <w:t>Fiscal_Years</w:t>
            </w:r>
          </w:p>
        </w:tc>
        <w:tc>
          <w:tcPr>
            <w:tcW w:w="3597" w:type="dxa"/>
            <w:tcBorders>
              <w:top w:val="single" w:sz="4" w:space="0" w:color="999999"/>
              <w:left w:val="single" w:sz="4" w:space="0" w:color="999999"/>
              <w:bottom w:val="single" w:sz="4" w:space="0" w:color="999999"/>
              <w:right w:val="single" w:sz="4" w:space="0" w:color="999999"/>
            </w:tcBorders>
            <w:shd w:val="clear" w:color="auto" w:fill="EBF2FA"/>
          </w:tcPr>
          <w:p w14:paraId="51FD2ED5" w14:textId="77777777" w:rsidR="003306BC" w:rsidRDefault="003306BC" w:rsidP="003306BC">
            <w:r>
              <w:rPr>
                <w:sz w:val="18"/>
              </w:rPr>
              <w:t>Contract_Reports</w:t>
            </w:r>
          </w:p>
        </w:tc>
        <w:tc>
          <w:tcPr>
            <w:tcW w:w="2876" w:type="dxa"/>
            <w:tcBorders>
              <w:top w:val="single" w:sz="4" w:space="0" w:color="999999"/>
              <w:left w:val="single" w:sz="4" w:space="0" w:color="999999"/>
              <w:bottom w:val="single" w:sz="4" w:space="0" w:color="999999"/>
              <w:right w:val="single" w:sz="4" w:space="0" w:color="999999"/>
            </w:tcBorders>
            <w:shd w:val="clear" w:color="auto" w:fill="EBF2FA"/>
          </w:tcPr>
          <w:p w14:paraId="78FA864E" w14:textId="77777777" w:rsidR="003306BC" w:rsidRDefault="003306BC" w:rsidP="003306BC">
            <w:r>
              <w:rPr>
                <w:sz w:val="18"/>
              </w:rPr>
              <w:t>Fiscal_Year_ID</w:t>
            </w:r>
          </w:p>
        </w:tc>
      </w:tr>
      <w:tr w:rsidR="003306BC" w14:paraId="79925078" w14:textId="77777777" w:rsidTr="00AF6F45">
        <w:tc>
          <w:tcPr>
            <w:tcW w:w="2877" w:type="dxa"/>
            <w:tcBorders>
              <w:top w:val="single" w:sz="4" w:space="0" w:color="999999"/>
              <w:left w:val="single" w:sz="4" w:space="0" w:color="999999"/>
              <w:bottom w:val="single" w:sz="4" w:space="0" w:color="999999"/>
              <w:right w:val="single" w:sz="4" w:space="0" w:color="999999"/>
            </w:tcBorders>
          </w:tcPr>
          <w:p w14:paraId="161AE579" w14:textId="441BD592" w:rsidR="003306BC" w:rsidRDefault="003306BC" w:rsidP="003306BC">
            <w:pPr>
              <w:rPr>
                <w:sz w:val="18"/>
              </w:rPr>
            </w:pPr>
            <w:proofErr w:type="spellStart"/>
            <w:r>
              <w:rPr>
                <w:sz w:val="18"/>
              </w:rPr>
              <w:t>Fiscal_Years</w:t>
            </w:r>
            <w:proofErr w:type="spellEnd"/>
          </w:p>
        </w:tc>
        <w:tc>
          <w:tcPr>
            <w:tcW w:w="3597" w:type="dxa"/>
            <w:tcBorders>
              <w:top w:val="single" w:sz="4" w:space="0" w:color="999999"/>
              <w:left w:val="single" w:sz="4" w:space="0" w:color="999999"/>
              <w:bottom w:val="single" w:sz="4" w:space="0" w:color="999999"/>
              <w:right w:val="single" w:sz="4" w:space="0" w:color="999999"/>
            </w:tcBorders>
          </w:tcPr>
          <w:p w14:paraId="20E21486" w14:textId="47328632" w:rsidR="003306BC" w:rsidRDefault="003306BC" w:rsidP="003306BC">
            <w:pPr>
              <w:rPr>
                <w:sz w:val="18"/>
              </w:rPr>
            </w:pPr>
            <w:proofErr w:type="spellStart"/>
            <w:r>
              <w:rPr>
                <w:sz w:val="18"/>
              </w:rPr>
              <w:t>Community_Critical_Events</w:t>
            </w:r>
            <w:proofErr w:type="spellEnd"/>
          </w:p>
        </w:tc>
        <w:tc>
          <w:tcPr>
            <w:tcW w:w="2876" w:type="dxa"/>
            <w:tcBorders>
              <w:top w:val="single" w:sz="4" w:space="0" w:color="999999"/>
              <w:left w:val="single" w:sz="4" w:space="0" w:color="999999"/>
              <w:bottom w:val="single" w:sz="4" w:space="0" w:color="999999"/>
              <w:right w:val="single" w:sz="4" w:space="0" w:color="999999"/>
            </w:tcBorders>
          </w:tcPr>
          <w:p w14:paraId="1C3A09AF" w14:textId="1E2B749B" w:rsidR="003306BC" w:rsidRDefault="003306BC" w:rsidP="003306BC">
            <w:pPr>
              <w:rPr>
                <w:sz w:val="18"/>
              </w:rPr>
            </w:pPr>
            <w:proofErr w:type="spellStart"/>
            <w:r>
              <w:rPr>
                <w:sz w:val="18"/>
              </w:rPr>
              <w:t>Fiscal_Year_ID</w:t>
            </w:r>
            <w:proofErr w:type="spellEnd"/>
            <w:r>
              <w:rPr>
                <w:sz w:val="18"/>
              </w:rPr>
              <w:t xml:space="preserve"> (nullable)</w:t>
            </w:r>
          </w:p>
        </w:tc>
      </w:tr>
      <w:tr w:rsidR="003306BC" w14:paraId="14C299B3" w14:textId="77777777" w:rsidTr="002230E1">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5CBA6F78" w14:textId="7ADD2850" w:rsidR="003306BC" w:rsidRDefault="003306BC" w:rsidP="003306BC">
            <w:pPr>
              <w:rPr>
                <w:sz w:val="18"/>
              </w:rPr>
            </w:pPr>
            <w:proofErr w:type="spellStart"/>
            <w:r>
              <w:rPr>
                <w:sz w:val="18"/>
              </w:rPr>
              <w:t>Fiscal_Years</w:t>
            </w:r>
            <w:proofErr w:type="spellEnd"/>
          </w:p>
        </w:tc>
        <w:tc>
          <w:tcPr>
            <w:tcW w:w="3597" w:type="dxa"/>
            <w:tcBorders>
              <w:top w:val="single" w:sz="4" w:space="0" w:color="999999"/>
              <w:left w:val="single" w:sz="4" w:space="0" w:color="999999"/>
              <w:bottom w:val="single" w:sz="4" w:space="0" w:color="999999"/>
              <w:right w:val="single" w:sz="4" w:space="0" w:color="999999"/>
            </w:tcBorders>
            <w:shd w:val="clear" w:color="auto" w:fill="EBF2FA"/>
          </w:tcPr>
          <w:p w14:paraId="775344C1" w14:textId="7852FE95" w:rsidR="003306BC" w:rsidRDefault="003306BC" w:rsidP="003306BC">
            <w:pPr>
              <w:rPr>
                <w:sz w:val="18"/>
              </w:rPr>
            </w:pPr>
            <w:proofErr w:type="spellStart"/>
            <w:r>
              <w:rPr>
                <w:sz w:val="18"/>
              </w:rPr>
              <w:t>HL_Team_Outputs</w:t>
            </w:r>
            <w:proofErr w:type="spellEnd"/>
          </w:p>
        </w:tc>
        <w:tc>
          <w:tcPr>
            <w:tcW w:w="2876" w:type="dxa"/>
            <w:tcBorders>
              <w:top w:val="single" w:sz="4" w:space="0" w:color="999999"/>
              <w:left w:val="single" w:sz="4" w:space="0" w:color="999999"/>
              <w:bottom w:val="single" w:sz="4" w:space="0" w:color="999999"/>
              <w:right w:val="single" w:sz="4" w:space="0" w:color="999999"/>
            </w:tcBorders>
            <w:shd w:val="clear" w:color="auto" w:fill="EBF2FA"/>
          </w:tcPr>
          <w:p w14:paraId="50818B1C" w14:textId="04253262" w:rsidR="003306BC" w:rsidRDefault="003306BC" w:rsidP="003306BC">
            <w:pPr>
              <w:rPr>
                <w:sz w:val="18"/>
              </w:rPr>
            </w:pPr>
            <w:proofErr w:type="spellStart"/>
            <w:r>
              <w:rPr>
                <w:sz w:val="18"/>
              </w:rPr>
              <w:t>Fiscal_Year_ID</w:t>
            </w:r>
            <w:proofErr w:type="spellEnd"/>
          </w:p>
        </w:tc>
      </w:tr>
      <w:tr w:rsidR="003306BC" w14:paraId="2984767C" w14:textId="77777777" w:rsidTr="002230E1">
        <w:tc>
          <w:tcPr>
            <w:tcW w:w="2877" w:type="dxa"/>
            <w:tcBorders>
              <w:top w:val="single" w:sz="4" w:space="0" w:color="999999"/>
              <w:left w:val="single" w:sz="4" w:space="0" w:color="999999"/>
              <w:bottom w:val="single" w:sz="4" w:space="0" w:color="999999"/>
              <w:right w:val="single" w:sz="4" w:space="0" w:color="999999"/>
            </w:tcBorders>
          </w:tcPr>
          <w:p w14:paraId="06F4DBD0" w14:textId="77777777" w:rsidR="003306BC" w:rsidRDefault="003306BC" w:rsidP="003306BC">
            <w:r>
              <w:rPr>
                <w:sz w:val="18"/>
              </w:rPr>
              <w:t>Staff</w:t>
            </w:r>
          </w:p>
        </w:tc>
        <w:tc>
          <w:tcPr>
            <w:tcW w:w="3597" w:type="dxa"/>
            <w:tcBorders>
              <w:top w:val="single" w:sz="4" w:space="0" w:color="999999"/>
              <w:left w:val="single" w:sz="4" w:space="0" w:color="999999"/>
              <w:bottom w:val="single" w:sz="4" w:space="0" w:color="999999"/>
              <w:right w:val="single" w:sz="4" w:space="0" w:color="999999"/>
            </w:tcBorders>
          </w:tcPr>
          <w:p w14:paraId="7AA18171" w14:textId="77777777" w:rsidR="003306BC" w:rsidRDefault="003306BC" w:rsidP="003306BC">
            <w:r>
              <w:rPr>
                <w:sz w:val="18"/>
              </w:rPr>
              <w:t>Contracts</w:t>
            </w:r>
          </w:p>
        </w:tc>
        <w:tc>
          <w:tcPr>
            <w:tcW w:w="2876" w:type="dxa"/>
            <w:tcBorders>
              <w:top w:val="single" w:sz="4" w:space="0" w:color="999999"/>
              <w:left w:val="single" w:sz="4" w:space="0" w:color="999999"/>
              <w:bottom w:val="single" w:sz="4" w:space="0" w:color="999999"/>
              <w:right w:val="single" w:sz="4" w:space="0" w:color="999999"/>
            </w:tcBorders>
          </w:tcPr>
          <w:p w14:paraId="20EFC5D0" w14:textId="77777777" w:rsidR="003306BC" w:rsidRDefault="003306BC" w:rsidP="003306BC">
            <w:r>
              <w:rPr>
                <w:sz w:val="18"/>
              </w:rPr>
              <w:t>Coordinator_ID</w:t>
            </w:r>
          </w:p>
        </w:tc>
      </w:tr>
      <w:tr w:rsidR="003306BC" w14:paraId="7ED02698" w14:textId="77777777" w:rsidTr="002230E1">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59C2362E" w14:textId="77777777" w:rsidR="003306BC" w:rsidRDefault="003306BC" w:rsidP="003306BC">
            <w:r>
              <w:rPr>
                <w:sz w:val="18"/>
              </w:rPr>
              <w:t>Staff</w:t>
            </w:r>
          </w:p>
        </w:tc>
        <w:tc>
          <w:tcPr>
            <w:tcW w:w="3597" w:type="dxa"/>
            <w:tcBorders>
              <w:top w:val="single" w:sz="4" w:space="0" w:color="999999"/>
              <w:left w:val="single" w:sz="4" w:space="0" w:color="999999"/>
              <w:bottom w:val="single" w:sz="4" w:space="0" w:color="999999"/>
              <w:right w:val="single" w:sz="4" w:space="0" w:color="999999"/>
            </w:tcBorders>
            <w:shd w:val="clear" w:color="auto" w:fill="EBF2FA"/>
          </w:tcPr>
          <w:p w14:paraId="0AA57953" w14:textId="77777777" w:rsidR="003306BC" w:rsidRDefault="003306BC" w:rsidP="003306BC">
            <w:r>
              <w:rPr>
                <w:sz w:val="18"/>
              </w:rPr>
              <w:t>Contract_Reports</w:t>
            </w:r>
          </w:p>
        </w:tc>
        <w:tc>
          <w:tcPr>
            <w:tcW w:w="2876" w:type="dxa"/>
            <w:tcBorders>
              <w:top w:val="single" w:sz="4" w:space="0" w:color="999999"/>
              <w:left w:val="single" w:sz="4" w:space="0" w:color="999999"/>
              <w:bottom w:val="single" w:sz="4" w:space="0" w:color="999999"/>
              <w:right w:val="single" w:sz="4" w:space="0" w:color="999999"/>
            </w:tcBorders>
            <w:shd w:val="clear" w:color="auto" w:fill="EBF2FA"/>
          </w:tcPr>
          <w:p w14:paraId="092C2D3D" w14:textId="77777777" w:rsidR="003306BC" w:rsidRDefault="003306BC" w:rsidP="003306BC">
            <w:r>
              <w:rPr>
                <w:sz w:val="18"/>
              </w:rPr>
              <w:t>Approved_By</w:t>
            </w:r>
          </w:p>
        </w:tc>
      </w:tr>
      <w:tr w:rsidR="003306BC" w14:paraId="7E0410D5" w14:textId="77777777" w:rsidTr="00E60CC7">
        <w:tc>
          <w:tcPr>
            <w:tcW w:w="2877" w:type="dxa"/>
            <w:tcBorders>
              <w:top w:val="single" w:sz="4" w:space="0" w:color="999999"/>
              <w:left w:val="single" w:sz="4" w:space="0" w:color="999999"/>
              <w:bottom w:val="single" w:sz="4" w:space="0" w:color="999999"/>
              <w:right w:val="single" w:sz="4" w:space="0" w:color="999999"/>
            </w:tcBorders>
          </w:tcPr>
          <w:p w14:paraId="37F8AC11" w14:textId="2AA62C49" w:rsidR="003306BC" w:rsidRDefault="00DA10A1" w:rsidP="003306BC">
            <w:pPr>
              <w:rPr>
                <w:sz w:val="18"/>
              </w:rPr>
            </w:pPr>
            <w:r>
              <w:rPr>
                <w:sz w:val="18"/>
              </w:rPr>
              <w:t>Staff</w:t>
            </w:r>
          </w:p>
        </w:tc>
        <w:tc>
          <w:tcPr>
            <w:tcW w:w="3597" w:type="dxa"/>
            <w:tcBorders>
              <w:top w:val="single" w:sz="4" w:space="0" w:color="999999"/>
              <w:left w:val="single" w:sz="4" w:space="0" w:color="999999"/>
              <w:bottom w:val="single" w:sz="4" w:space="0" w:color="999999"/>
              <w:right w:val="single" w:sz="4" w:space="0" w:color="999999"/>
            </w:tcBorders>
          </w:tcPr>
          <w:p w14:paraId="59EDD101" w14:textId="42AD91E0" w:rsidR="003306BC" w:rsidRDefault="00DA10A1" w:rsidP="003306BC">
            <w:pPr>
              <w:rPr>
                <w:sz w:val="18"/>
              </w:rPr>
            </w:pPr>
            <w:proofErr w:type="spellStart"/>
            <w:r>
              <w:rPr>
                <w:sz w:val="18"/>
              </w:rPr>
              <w:t>HL_Team_Outputs</w:t>
            </w:r>
            <w:proofErr w:type="spellEnd"/>
          </w:p>
        </w:tc>
        <w:tc>
          <w:tcPr>
            <w:tcW w:w="2876" w:type="dxa"/>
            <w:tcBorders>
              <w:top w:val="single" w:sz="4" w:space="0" w:color="999999"/>
              <w:left w:val="single" w:sz="4" w:space="0" w:color="999999"/>
              <w:bottom w:val="single" w:sz="4" w:space="0" w:color="999999"/>
              <w:right w:val="single" w:sz="4" w:space="0" w:color="999999"/>
            </w:tcBorders>
          </w:tcPr>
          <w:p w14:paraId="1378027C" w14:textId="6DEAFEC8" w:rsidR="003306BC" w:rsidRDefault="00DA10A1" w:rsidP="003306BC">
            <w:pPr>
              <w:rPr>
                <w:sz w:val="18"/>
              </w:rPr>
            </w:pPr>
            <w:proofErr w:type="spellStart"/>
            <w:r>
              <w:rPr>
                <w:sz w:val="18"/>
              </w:rPr>
              <w:t>Primary_Staff_ID</w:t>
            </w:r>
            <w:proofErr w:type="spellEnd"/>
            <w:r>
              <w:rPr>
                <w:sz w:val="18"/>
              </w:rPr>
              <w:t xml:space="preserve"> (nullable)</w:t>
            </w:r>
          </w:p>
        </w:tc>
      </w:tr>
      <w:tr w:rsidR="00E60CC7" w14:paraId="6A8A56C4" w14:textId="77777777" w:rsidTr="002230E1">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34444B93" w14:textId="72986E7B" w:rsidR="00E60CC7" w:rsidRDefault="00E60CC7" w:rsidP="00E60CC7">
            <w:pPr>
              <w:rPr>
                <w:sz w:val="18"/>
              </w:rPr>
            </w:pPr>
            <w:proofErr w:type="spellStart"/>
            <w:r>
              <w:rPr>
                <w:sz w:val="18"/>
              </w:rPr>
              <w:t>Attribute_Registry</w:t>
            </w:r>
            <w:proofErr w:type="spellEnd"/>
          </w:p>
        </w:tc>
        <w:tc>
          <w:tcPr>
            <w:tcW w:w="3597" w:type="dxa"/>
            <w:tcBorders>
              <w:top w:val="single" w:sz="4" w:space="0" w:color="999999"/>
              <w:left w:val="single" w:sz="4" w:space="0" w:color="999999"/>
              <w:bottom w:val="single" w:sz="4" w:space="0" w:color="999999"/>
              <w:right w:val="single" w:sz="4" w:space="0" w:color="999999"/>
            </w:tcBorders>
            <w:shd w:val="clear" w:color="auto" w:fill="EBF2FA"/>
          </w:tcPr>
          <w:p w14:paraId="3B141B4C" w14:textId="5CD355D3" w:rsidR="00E60CC7" w:rsidRDefault="00E60CC7" w:rsidP="00E60CC7">
            <w:pPr>
              <w:rPr>
                <w:sz w:val="18"/>
              </w:rPr>
            </w:pPr>
            <w:proofErr w:type="spellStart"/>
            <w:r>
              <w:rPr>
                <w:sz w:val="18"/>
              </w:rPr>
              <w:t>Contract_Outcome_Links</w:t>
            </w:r>
            <w:proofErr w:type="spellEnd"/>
          </w:p>
        </w:tc>
        <w:tc>
          <w:tcPr>
            <w:tcW w:w="2876" w:type="dxa"/>
            <w:tcBorders>
              <w:top w:val="single" w:sz="4" w:space="0" w:color="999999"/>
              <w:left w:val="single" w:sz="4" w:space="0" w:color="999999"/>
              <w:bottom w:val="single" w:sz="4" w:space="0" w:color="999999"/>
              <w:right w:val="single" w:sz="4" w:space="0" w:color="999999"/>
            </w:tcBorders>
            <w:shd w:val="clear" w:color="auto" w:fill="EBF2FA"/>
          </w:tcPr>
          <w:p w14:paraId="0D6804BC" w14:textId="32906448" w:rsidR="00E60CC7" w:rsidRDefault="00E60CC7" w:rsidP="00E60CC7">
            <w:pPr>
              <w:rPr>
                <w:sz w:val="18"/>
              </w:rPr>
            </w:pPr>
            <w:proofErr w:type="spellStart"/>
            <w:r>
              <w:rPr>
                <w:sz w:val="18"/>
              </w:rPr>
              <w:t>Attribute_ID</w:t>
            </w:r>
            <w:proofErr w:type="spellEnd"/>
          </w:p>
        </w:tc>
      </w:tr>
      <w:tr w:rsidR="00E60CC7" w14:paraId="218CDD54" w14:textId="77777777" w:rsidTr="002230E1">
        <w:tc>
          <w:tcPr>
            <w:tcW w:w="2877" w:type="dxa"/>
            <w:tcBorders>
              <w:top w:val="single" w:sz="4" w:space="0" w:color="999999"/>
              <w:left w:val="single" w:sz="4" w:space="0" w:color="999999"/>
              <w:bottom w:val="single" w:sz="4" w:space="0" w:color="999999"/>
              <w:right w:val="single" w:sz="4" w:space="0" w:color="999999"/>
            </w:tcBorders>
          </w:tcPr>
          <w:p w14:paraId="12658038" w14:textId="6863F5D2" w:rsidR="00E60CC7" w:rsidRDefault="00E60CC7" w:rsidP="00E60CC7">
            <w:proofErr w:type="spellStart"/>
            <w:r>
              <w:rPr>
                <w:sz w:val="18"/>
              </w:rPr>
              <w:t>CoP_Sessions</w:t>
            </w:r>
            <w:proofErr w:type="spellEnd"/>
          </w:p>
        </w:tc>
        <w:tc>
          <w:tcPr>
            <w:tcW w:w="3597" w:type="dxa"/>
            <w:tcBorders>
              <w:top w:val="single" w:sz="4" w:space="0" w:color="999999"/>
              <w:left w:val="single" w:sz="4" w:space="0" w:color="999999"/>
              <w:bottom w:val="single" w:sz="4" w:space="0" w:color="999999"/>
              <w:right w:val="single" w:sz="4" w:space="0" w:color="999999"/>
            </w:tcBorders>
          </w:tcPr>
          <w:p w14:paraId="5AF4A681" w14:textId="5DDA670F" w:rsidR="00E60CC7" w:rsidRDefault="00E60CC7" w:rsidP="00E60CC7">
            <w:proofErr w:type="spellStart"/>
            <w:r>
              <w:rPr>
                <w:sz w:val="18"/>
              </w:rPr>
              <w:t>CoP_Attendance</w:t>
            </w:r>
            <w:proofErr w:type="spellEnd"/>
          </w:p>
        </w:tc>
        <w:tc>
          <w:tcPr>
            <w:tcW w:w="2876" w:type="dxa"/>
            <w:tcBorders>
              <w:top w:val="single" w:sz="4" w:space="0" w:color="999999"/>
              <w:left w:val="single" w:sz="4" w:space="0" w:color="999999"/>
              <w:bottom w:val="single" w:sz="4" w:space="0" w:color="999999"/>
              <w:right w:val="single" w:sz="4" w:space="0" w:color="999999"/>
            </w:tcBorders>
          </w:tcPr>
          <w:p w14:paraId="76A48B9C" w14:textId="1EB08843" w:rsidR="00E60CC7" w:rsidRDefault="00E60CC7" w:rsidP="00E60CC7">
            <w:proofErr w:type="spellStart"/>
            <w:r>
              <w:rPr>
                <w:sz w:val="18"/>
              </w:rPr>
              <w:t>Session_ID</w:t>
            </w:r>
            <w:proofErr w:type="spellEnd"/>
          </w:p>
        </w:tc>
      </w:tr>
      <w:tr w:rsidR="00E60CC7" w14:paraId="06520344" w14:textId="77777777" w:rsidTr="002230E1">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3906A598" w14:textId="756835B3" w:rsidR="00E60CC7" w:rsidRDefault="00E60CC7" w:rsidP="00E60CC7">
            <w:r>
              <w:rPr>
                <w:sz w:val="18"/>
              </w:rPr>
              <w:t>Communities</w:t>
            </w:r>
          </w:p>
        </w:tc>
        <w:tc>
          <w:tcPr>
            <w:tcW w:w="3597" w:type="dxa"/>
            <w:tcBorders>
              <w:top w:val="single" w:sz="4" w:space="0" w:color="999999"/>
              <w:left w:val="single" w:sz="4" w:space="0" w:color="999999"/>
              <w:bottom w:val="single" w:sz="4" w:space="0" w:color="999999"/>
              <w:right w:val="single" w:sz="4" w:space="0" w:color="999999"/>
            </w:tcBorders>
            <w:shd w:val="clear" w:color="auto" w:fill="EBF2FA"/>
          </w:tcPr>
          <w:p w14:paraId="4F0B7848" w14:textId="39E0F92E" w:rsidR="00E60CC7" w:rsidRDefault="00E60CC7" w:rsidP="00E60CC7">
            <w:proofErr w:type="spellStart"/>
            <w:r>
              <w:rPr>
                <w:sz w:val="18"/>
              </w:rPr>
              <w:t>CoP_Attendance</w:t>
            </w:r>
            <w:proofErr w:type="spellEnd"/>
          </w:p>
        </w:tc>
        <w:tc>
          <w:tcPr>
            <w:tcW w:w="2876" w:type="dxa"/>
            <w:tcBorders>
              <w:top w:val="single" w:sz="4" w:space="0" w:color="999999"/>
              <w:left w:val="single" w:sz="4" w:space="0" w:color="999999"/>
              <w:bottom w:val="single" w:sz="4" w:space="0" w:color="999999"/>
              <w:right w:val="single" w:sz="4" w:space="0" w:color="999999"/>
            </w:tcBorders>
            <w:shd w:val="clear" w:color="auto" w:fill="EBF2FA"/>
          </w:tcPr>
          <w:p w14:paraId="0612479D" w14:textId="06C43BF2" w:rsidR="00E60CC7" w:rsidRDefault="00E60CC7" w:rsidP="00E60CC7">
            <w:proofErr w:type="spellStart"/>
            <w:r>
              <w:rPr>
                <w:sz w:val="18"/>
              </w:rPr>
              <w:t>Community_ID</w:t>
            </w:r>
            <w:proofErr w:type="spellEnd"/>
          </w:p>
        </w:tc>
      </w:tr>
    </w:tbl>
    <w:p w14:paraId="42F07D68" w14:textId="77777777" w:rsidR="007937D9" w:rsidRDefault="00000000">
      <w:pPr>
        <w:pStyle w:val="Heading2"/>
      </w:pPr>
      <w:bookmarkStart w:id="9" w:name="_Toc230083177"/>
      <w:proofErr w:type="gramStart"/>
      <w:r>
        <w:t>2.2  Reporting</w:t>
      </w:r>
      <w:proofErr w:type="gramEnd"/>
      <w:r>
        <w:t xml:space="preserve"> Group Relationships</w:t>
      </w:r>
      <w:bookmarkEnd w:id="9"/>
    </w:p>
    <w:tbl>
      <w:tblPr>
        <w:tblStyle w:val="TableGrid"/>
        <w:tblW w:w="0" w:type="auto"/>
        <w:tblLook w:val="04A0" w:firstRow="1" w:lastRow="0" w:firstColumn="1" w:lastColumn="0" w:noHBand="0" w:noVBand="1"/>
      </w:tblPr>
      <w:tblGrid>
        <w:gridCol w:w="2878"/>
        <w:gridCol w:w="3595"/>
        <w:gridCol w:w="2877"/>
      </w:tblGrid>
      <w:tr w:rsidR="007937D9" w14:paraId="2592C896" w14:textId="77777777" w:rsidTr="00E60CC7">
        <w:tc>
          <w:tcPr>
            <w:tcW w:w="2878" w:type="dxa"/>
            <w:tcBorders>
              <w:top w:val="single" w:sz="4" w:space="0" w:color="2E5E8E"/>
              <w:left w:val="single" w:sz="4" w:space="0" w:color="2E5E8E"/>
              <w:bottom w:val="single" w:sz="4" w:space="0" w:color="2E5E8E"/>
              <w:right w:val="single" w:sz="4" w:space="0" w:color="2E5E8E"/>
            </w:tcBorders>
            <w:shd w:val="clear" w:color="auto" w:fill="2E5E8E"/>
          </w:tcPr>
          <w:p w14:paraId="1F07CA89" w14:textId="6C2BFFE1" w:rsidR="007937D9" w:rsidRDefault="00CD3101">
            <w:pPr>
              <w:jc w:val="center"/>
            </w:pPr>
            <w:r>
              <w:rPr>
                <w:b/>
                <w:color w:val="FFFFFF"/>
                <w:sz w:val="18"/>
              </w:rPr>
              <w:t>Parent Table</w:t>
            </w:r>
          </w:p>
        </w:tc>
        <w:tc>
          <w:tcPr>
            <w:tcW w:w="3595" w:type="dxa"/>
            <w:tcBorders>
              <w:top w:val="single" w:sz="4" w:space="0" w:color="2E5E8E"/>
              <w:left w:val="single" w:sz="4" w:space="0" w:color="2E5E8E"/>
              <w:bottom w:val="single" w:sz="4" w:space="0" w:color="2E5E8E"/>
              <w:right w:val="single" w:sz="4" w:space="0" w:color="2E5E8E"/>
            </w:tcBorders>
            <w:shd w:val="clear" w:color="auto" w:fill="2E5E8E"/>
          </w:tcPr>
          <w:p w14:paraId="08F1B5C0" w14:textId="70D3AFA5" w:rsidR="007937D9" w:rsidRDefault="00CD3101">
            <w:pPr>
              <w:jc w:val="center"/>
            </w:pPr>
            <w:r>
              <w:rPr>
                <w:b/>
                <w:color w:val="FFFFFF"/>
                <w:sz w:val="18"/>
              </w:rPr>
              <w:t>Child Table</w:t>
            </w:r>
          </w:p>
        </w:tc>
        <w:tc>
          <w:tcPr>
            <w:tcW w:w="2877" w:type="dxa"/>
            <w:tcBorders>
              <w:top w:val="single" w:sz="4" w:space="0" w:color="2E5E8E"/>
              <w:left w:val="single" w:sz="4" w:space="0" w:color="2E5E8E"/>
              <w:bottom w:val="single" w:sz="4" w:space="0" w:color="2E5E8E"/>
              <w:right w:val="single" w:sz="4" w:space="0" w:color="2E5E8E"/>
            </w:tcBorders>
            <w:shd w:val="clear" w:color="auto" w:fill="2E5E8E"/>
          </w:tcPr>
          <w:p w14:paraId="3BD64145" w14:textId="77777777" w:rsidR="007937D9" w:rsidRDefault="00000000">
            <w:pPr>
              <w:jc w:val="center"/>
            </w:pPr>
            <w:r>
              <w:rPr>
                <w:b/>
                <w:color w:val="FFFFFF"/>
                <w:sz w:val="18"/>
              </w:rPr>
              <w:t>Join Key (Child Field)</w:t>
            </w:r>
          </w:p>
        </w:tc>
      </w:tr>
      <w:tr w:rsidR="007937D9" w14:paraId="786B05E7" w14:textId="77777777" w:rsidTr="00E60CC7">
        <w:tc>
          <w:tcPr>
            <w:tcW w:w="2878" w:type="dxa"/>
            <w:tcBorders>
              <w:top w:val="single" w:sz="4" w:space="0" w:color="999999"/>
              <w:left w:val="single" w:sz="4" w:space="0" w:color="999999"/>
              <w:bottom w:val="single" w:sz="4" w:space="0" w:color="999999"/>
              <w:right w:val="single" w:sz="4" w:space="0" w:color="999999"/>
            </w:tcBorders>
          </w:tcPr>
          <w:p w14:paraId="0B25F824" w14:textId="77777777" w:rsidR="007937D9" w:rsidRDefault="00000000">
            <w:r>
              <w:rPr>
                <w:sz w:val="18"/>
              </w:rPr>
              <w:t>Contracts</w:t>
            </w:r>
          </w:p>
        </w:tc>
        <w:tc>
          <w:tcPr>
            <w:tcW w:w="3595" w:type="dxa"/>
            <w:tcBorders>
              <w:top w:val="single" w:sz="4" w:space="0" w:color="999999"/>
              <w:left w:val="single" w:sz="4" w:space="0" w:color="999999"/>
              <w:bottom w:val="single" w:sz="4" w:space="0" w:color="999999"/>
              <w:right w:val="single" w:sz="4" w:space="0" w:color="999999"/>
            </w:tcBorders>
          </w:tcPr>
          <w:p w14:paraId="4AAD21CB" w14:textId="77777777" w:rsidR="007937D9" w:rsidRDefault="00000000">
            <w:r>
              <w:rPr>
                <w:sz w:val="18"/>
              </w:rPr>
              <w:t>HL_Activity_Instance</w:t>
            </w:r>
          </w:p>
        </w:tc>
        <w:tc>
          <w:tcPr>
            <w:tcW w:w="2877" w:type="dxa"/>
            <w:tcBorders>
              <w:top w:val="single" w:sz="4" w:space="0" w:color="999999"/>
              <w:left w:val="single" w:sz="4" w:space="0" w:color="999999"/>
              <w:bottom w:val="single" w:sz="4" w:space="0" w:color="999999"/>
              <w:right w:val="single" w:sz="4" w:space="0" w:color="999999"/>
            </w:tcBorders>
          </w:tcPr>
          <w:p w14:paraId="6EF642BC" w14:textId="77777777" w:rsidR="007937D9" w:rsidRDefault="00000000">
            <w:r>
              <w:rPr>
                <w:sz w:val="18"/>
              </w:rPr>
              <w:t>Contract_ID</w:t>
            </w:r>
          </w:p>
        </w:tc>
      </w:tr>
      <w:tr w:rsidR="007937D9" w14:paraId="4744B193" w14:textId="77777777" w:rsidTr="00E60CC7">
        <w:tc>
          <w:tcPr>
            <w:tcW w:w="2878" w:type="dxa"/>
            <w:tcBorders>
              <w:top w:val="single" w:sz="4" w:space="0" w:color="999999"/>
              <w:left w:val="single" w:sz="4" w:space="0" w:color="999999"/>
              <w:bottom w:val="single" w:sz="4" w:space="0" w:color="999999"/>
              <w:right w:val="single" w:sz="4" w:space="0" w:color="999999"/>
            </w:tcBorders>
            <w:shd w:val="clear" w:color="auto" w:fill="EBF2FA"/>
          </w:tcPr>
          <w:p w14:paraId="3CCE666E" w14:textId="77777777" w:rsidR="007937D9" w:rsidRDefault="00000000">
            <w:r>
              <w:rPr>
                <w:sz w:val="18"/>
              </w:rPr>
              <w:t>Activity_Family_Registry</w:t>
            </w:r>
          </w:p>
        </w:tc>
        <w:tc>
          <w:tcPr>
            <w:tcW w:w="3595" w:type="dxa"/>
            <w:tcBorders>
              <w:top w:val="single" w:sz="4" w:space="0" w:color="999999"/>
              <w:left w:val="single" w:sz="4" w:space="0" w:color="999999"/>
              <w:bottom w:val="single" w:sz="4" w:space="0" w:color="999999"/>
              <w:right w:val="single" w:sz="4" w:space="0" w:color="999999"/>
            </w:tcBorders>
            <w:shd w:val="clear" w:color="auto" w:fill="EBF2FA"/>
          </w:tcPr>
          <w:p w14:paraId="553C5902" w14:textId="77777777" w:rsidR="007937D9" w:rsidRDefault="00000000">
            <w:r>
              <w:rPr>
                <w:sz w:val="18"/>
              </w:rPr>
              <w:t>HL_Activity_Instance</w:t>
            </w:r>
          </w:p>
        </w:tc>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072F93C5" w14:textId="77777777" w:rsidR="007937D9" w:rsidRDefault="00000000">
            <w:r>
              <w:rPr>
                <w:sz w:val="18"/>
              </w:rPr>
              <w:t>Activity_Family_ID</w:t>
            </w:r>
          </w:p>
        </w:tc>
      </w:tr>
      <w:tr w:rsidR="007937D9" w14:paraId="09A44107" w14:textId="77777777" w:rsidTr="00E60CC7">
        <w:tc>
          <w:tcPr>
            <w:tcW w:w="2878" w:type="dxa"/>
            <w:tcBorders>
              <w:top w:val="single" w:sz="4" w:space="0" w:color="999999"/>
              <w:left w:val="single" w:sz="4" w:space="0" w:color="999999"/>
              <w:bottom w:val="single" w:sz="4" w:space="0" w:color="999999"/>
              <w:right w:val="single" w:sz="4" w:space="0" w:color="999999"/>
            </w:tcBorders>
          </w:tcPr>
          <w:p w14:paraId="315D3968" w14:textId="77777777" w:rsidR="007937D9" w:rsidRDefault="00000000">
            <w:r>
              <w:rPr>
                <w:sz w:val="18"/>
              </w:rPr>
              <w:t>Fiscal_Years</w:t>
            </w:r>
          </w:p>
        </w:tc>
        <w:tc>
          <w:tcPr>
            <w:tcW w:w="3595" w:type="dxa"/>
            <w:tcBorders>
              <w:top w:val="single" w:sz="4" w:space="0" w:color="999999"/>
              <w:left w:val="single" w:sz="4" w:space="0" w:color="999999"/>
              <w:bottom w:val="single" w:sz="4" w:space="0" w:color="999999"/>
              <w:right w:val="single" w:sz="4" w:space="0" w:color="999999"/>
            </w:tcBorders>
          </w:tcPr>
          <w:p w14:paraId="60701EED" w14:textId="77777777" w:rsidR="007937D9" w:rsidRDefault="00000000">
            <w:r>
              <w:rPr>
                <w:sz w:val="18"/>
              </w:rPr>
              <w:t>HL_Activity_Instance</w:t>
            </w:r>
          </w:p>
        </w:tc>
        <w:tc>
          <w:tcPr>
            <w:tcW w:w="2877" w:type="dxa"/>
            <w:tcBorders>
              <w:top w:val="single" w:sz="4" w:space="0" w:color="999999"/>
              <w:left w:val="single" w:sz="4" w:space="0" w:color="999999"/>
              <w:bottom w:val="single" w:sz="4" w:space="0" w:color="999999"/>
              <w:right w:val="single" w:sz="4" w:space="0" w:color="999999"/>
            </w:tcBorders>
          </w:tcPr>
          <w:p w14:paraId="485F4343" w14:textId="77777777" w:rsidR="007937D9" w:rsidRDefault="00000000">
            <w:r>
              <w:rPr>
                <w:sz w:val="18"/>
              </w:rPr>
              <w:t>Fiscal_Year_ID</w:t>
            </w:r>
          </w:p>
        </w:tc>
      </w:tr>
      <w:tr w:rsidR="007937D9" w14:paraId="06B9AAD3" w14:textId="77777777" w:rsidTr="00E60CC7">
        <w:tc>
          <w:tcPr>
            <w:tcW w:w="2878" w:type="dxa"/>
            <w:tcBorders>
              <w:top w:val="single" w:sz="4" w:space="0" w:color="999999"/>
              <w:left w:val="single" w:sz="4" w:space="0" w:color="999999"/>
              <w:bottom w:val="single" w:sz="4" w:space="0" w:color="999999"/>
              <w:right w:val="single" w:sz="4" w:space="0" w:color="999999"/>
            </w:tcBorders>
            <w:shd w:val="clear" w:color="auto" w:fill="EBF2FA"/>
          </w:tcPr>
          <w:p w14:paraId="2955681F" w14:textId="77777777" w:rsidR="007937D9" w:rsidRDefault="00000000">
            <w:r>
              <w:rPr>
                <w:sz w:val="18"/>
              </w:rPr>
              <w:t>Communities</w:t>
            </w:r>
          </w:p>
        </w:tc>
        <w:tc>
          <w:tcPr>
            <w:tcW w:w="3595" w:type="dxa"/>
            <w:tcBorders>
              <w:top w:val="single" w:sz="4" w:space="0" w:color="999999"/>
              <w:left w:val="single" w:sz="4" w:space="0" w:color="999999"/>
              <w:bottom w:val="single" w:sz="4" w:space="0" w:color="999999"/>
              <w:right w:val="single" w:sz="4" w:space="0" w:color="999999"/>
            </w:tcBorders>
            <w:shd w:val="clear" w:color="auto" w:fill="EBF2FA"/>
          </w:tcPr>
          <w:p w14:paraId="4C8829F4" w14:textId="77777777" w:rsidR="007937D9" w:rsidRDefault="00000000">
            <w:r>
              <w:rPr>
                <w:sz w:val="18"/>
              </w:rPr>
              <w:t>HL_Qual</w:t>
            </w:r>
          </w:p>
        </w:tc>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1EBE546D" w14:textId="77777777" w:rsidR="007937D9" w:rsidRDefault="00000000">
            <w:r>
              <w:rPr>
                <w:sz w:val="18"/>
              </w:rPr>
              <w:t>Community_ID</w:t>
            </w:r>
          </w:p>
        </w:tc>
      </w:tr>
      <w:tr w:rsidR="007937D9" w14:paraId="00E11DB4" w14:textId="77777777" w:rsidTr="00E60CC7">
        <w:tc>
          <w:tcPr>
            <w:tcW w:w="2878" w:type="dxa"/>
            <w:tcBorders>
              <w:top w:val="single" w:sz="4" w:space="0" w:color="999999"/>
              <w:left w:val="single" w:sz="4" w:space="0" w:color="999999"/>
              <w:bottom w:val="single" w:sz="4" w:space="0" w:color="999999"/>
              <w:right w:val="single" w:sz="4" w:space="0" w:color="999999"/>
            </w:tcBorders>
          </w:tcPr>
          <w:p w14:paraId="1BDB103C" w14:textId="77777777" w:rsidR="007937D9" w:rsidRDefault="00000000">
            <w:r>
              <w:rPr>
                <w:sz w:val="18"/>
              </w:rPr>
              <w:t>Contracts</w:t>
            </w:r>
          </w:p>
        </w:tc>
        <w:tc>
          <w:tcPr>
            <w:tcW w:w="3595" w:type="dxa"/>
            <w:tcBorders>
              <w:top w:val="single" w:sz="4" w:space="0" w:color="999999"/>
              <w:left w:val="single" w:sz="4" w:space="0" w:color="999999"/>
              <w:bottom w:val="single" w:sz="4" w:space="0" w:color="999999"/>
              <w:right w:val="single" w:sz="4" w:space="0" w:color="999999"/>
            </w:tcBorders>
          </w:tcPr>
          <w:p w14:paraId="3E0A8E63" w14:textId="77777777" w:rsidR="007937D9" w:rsidRDefault="00000000">
            <w:r>
              <w:rPr>
                <w:sz w:val="18"/>
              </w:rPr>
              <w:t>HL_Qual</w:t>
            </w:r>
          </w:p>
        </w:tc>
        <w:tc>
          <w:tcPr>
            <w:tcW w:w="2877" w:type="dxa"/>
            <w:tcBorders>
              <w:top w:val="single" w:sz="4" w:space="0" w:color="999999"/>
              <w:left w:val="single" w:sz="4" w:space="0" w:color="999999"/>
              <w:bottom w:val="single" w:sz="4" w:space="0" w:color="999999"/>
              <w:right w:val="single" w:sz="4" w:space="0" w:color="999999"/>
            </w:tcBorders>
          </w:tcPr>
          <w:p w14:paraId="36053578" w14:textId="77777777" w:rsidR="007937D9" w:rsidRDefault="00000000">
            <w:r>
              <w:rPr>
                <w:sz w:val="18"/>
              </w:rPr>
              <w:t>Contract_ID (nullable)</w:t>
            </w:r>
          </w:p>
        </w:tc>
      </w:tr>
      <w:tr w:rsidR="007937D9" w14:paraId="5A27AF53" w14:textId="77777777" w:rsidTr="00E60CC7">
        <w:tc>
          <w:tcPr>
            <w:tcW w:w="2878" w:type="dxa"/>
            <w:tcBorders>
              <w:top w:val="single" w:sz="4" w:space="0" w:color="999999"/>
              <w:left w:val="single" w:sz="4" w:space="0" w:color="999999"/>
              <w:bottom w:val="single" w:sz="4" w:space="0" w:color="999999"/>
              <w:right w:val="single" w:sz="4" w:space="0" w:color="999999"/>
            </w:tcBorders>
            <w:shd w:val="clear" w:color="auto" w:fill="EBF2FA"/>
          </w:tcPr>
          <w:p w14:paraId="573D4573" w14:textId="77777777" w:rsidR="007937D9" w:rsidRDefault="00000000">
            <w:r>
              <w:rPr>
                <w:sz w:val="18"/>
              </w:rPr>
              <w:t>Fiscal_Years</w:t>
            </w:r>
          </w:p>
        </w:tc>
        <w:tc>
          <w:tcPr>
            <w:tcW w:w="3595" w:type="dxa"/>
            <w:tcBorders>
              <w:top w:val="single" w:sz="4" w:space="0" w:color="999999"/>
              <w:left w:val="single" w:sz="4" w:space="0" w:color="999999"/>
              <w:bottom w:val="single" w:sz="4" w:space="0" w:color="999999"/>
              <w:right w:val="single" w:sz="4" w:space="0" w:color="999999"/>
            </w:tcBorders>
            <w:shd w:val="clear" w:color="auto" w:fill="EBF2FA"/>
          </w:tcPr>
          <w:p w14:paraId="649E3C6B" w14:textId="77777777" w:rsidR="007937D9" w:rsidRDefault="00000000">
            <w:r>
              <w:rPr>
                <w:sz w:val="18"/>
              </w:rPr>
              <w:t>HL_Qual</w:t>
            </w:r>
          </w:p>
        </w:tc>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2580D2E7" w14:textId="77777777" w:rsidR="007937D9" w:rsidRDefault="00000000">
            <w:r>
              <w:rPr>
                <w:sz w:val="18"/>
              </w:rPr>
              <w:t>Fiscal_Year_ID</w:t>
            </w:r>
          </w:p>
        </w:tc>
      </w:tr>
      <w:tr w:rsidR="007937D9" w14:paraId="246F974F" w14:textId="77777777" w:rsidTr="00E60CC7">
        <w:tc>
          <w:tcPr>
            <w:tcW w:w="2878" w:type="dxa"/>
            <w:tcBorders>
              <w:top w:val="single" w:sz="4" w:space="0" w:color="999999"/>
              <w:left w:val="single" w:sz="4" w:space="0" w:color="999999"/>
              <w:bottom w:val="single" w:sz="4" w:space="0" w:color="999999"/>
              <w:right w:val="single" w:sz="4" w:space="0" w:color="999999"/>
            </w:tcBorders>
          </w:tcPr>
          <w:p w14:paraId="3F7DE0F7" w14:textId="77777777" w:rsidR="007937D9" w:rsidRDefault="00000000">
            <w:r>
              <w:rPr>
                <w:sz w:val="18"/>
              </w:rPr>
              <w:t>HL_Activity_Instance</w:t>
            </w:r>
          </w:p>
        </w:tc>
        <w:tc>
          <w:tcPr>
            <w:tcW w:w="3595" w:type="dxa"/>
            <w:tcBorders>
              <w:top w:val="single" w:sz="4" w:space="0" w:color="999999"/>
              <w:left w:val="single" w:sz="4" w:space="0" w:color="999999"/>
              <w:bottom w:val="single" w:sz="4" w:space="0" w:color="999999"/>
              <w:right w:val="single" w:sz="4" w:space="0" w:color="999999"/>
            </w:tcBorders>
          </w:tcPr>
          <w:p w14:paraId="5B2C2717" w14:textId="77777777" w:rsidR="007937D9" w:rsidRDefault="00000000">
            <w:r>
              <w:rPr>
                <w:sz w:val="18"/>
              </w:rPr>
              <w:t>HL_Qual</w:t>
            </w:r>
          </w:p>
        </w:tc>
        <w:tc>
          <w:tcPr>
            <w:tcW w:w="2877" w:type="dxa"/>
            <w:tcBorders>
              <w:top w:val="single" w:sz="4" w:space="0" w:color="999999"/>
              <w:left w:val="single" w:sz="4" w:space="0" w:color="999999"/>
              <w:bottom w:val="single" w:sz="4" w:space="0" w:color="999999"/>
              <w:right w:val="single" w:sz="4" w:space="0" w:color="999999"/>
            </w:tcBorders>
          </w:tcPr>
          <w:p w14:paraId="47E48282" w14:textId="77777777" w:rsidR="007937D9" w:rsidRDefault="00000000">
            <w:r>
              <w:rPr>
                <w:sz w:val="18"/>
              </w:rPr>
              <w:t>Activity_Instance_ID (nullable)</w:t>
            </w:r>
          </w:p>
        </w:tc>
      </w:tr>
      <w:tr w:rsidR="007937D9" w14:paraId="1DB47D2B" w14:textId="77777777" w:rsidTr="00E60CC7">
        <w:tc>
          <w:tcPr>
            <w:tcW w:w="2878" w:type="dxa"/>
            <w:tcBorders>
              <w:top w:val="single" w:sz="4" w:space="0" w:color="999999"/>
              <w:left w:val="single" w:sz="4" w:space="0" w:color="999999"/>
              <w:bottom w:val="single" w:sz="4" w:space="0" w:color="999999"/>
              <w:right w:val="single" w:sz="4" w:space="0" w:color="999999"/>
            </w:tcBorders>
            <w:shd w:val="clear" w:color="auto" w:fill="EBF2FA"/>
          </w:tcPr>
          <w:p w14:paraId="680C829F" w14:textId="77777777" w:rsidR="007937D9" w:rsidRDefault="00000000">
            <w:r>
              <w:rPr>
                <w:sz w:val="18"/>
              </w:rPr>
              <w:t>Attribute_Registry</w:t>
            </w:r>
          </w:p>
        </w:tc>
        <w:tc>
          <w:tcPr>
            <w:tcW w:w="3595" w:type="dxa"/>
            <w:tcBorders>
              <w:top w:val="single" w:sz="4" w:space="0" w:color="999999"/>
              <w:left w:val="single" w:sz="4" w:space="0" w:color="999999"/>
              <w:bottom w:val="single" w:sz="4" w:space="0" w:color="999999"/>
              <w:right w:val="single" w:sz="4" w:space="0" w:color="999999"/>
            </w:tcBorders>
            <w:shd w:val="clear" w:color="auto" w:fill="EBF2FA"/>
          </w:tcPr>
          <w:p w14:paraId="42FBEE32" w14:textId="77777777" w:rsidR="007937D9" w:rsidRDefault="00000000">
            <w:r>
              <w:rPr>
                <w:sz w:val="18"/>
              </w:rPr>
              <w:t>HL_Qual</w:t>
            </w:r>
          </w:p>
        </w:tc>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55EDC53C" w14:textId="77777777" w:rsidR="007937D9" w:rsidRDefault="00000000">
            <w:r>
              <w:rPr>
                <w:sz w:val="18"/>
              </w:rPr>
              <w:t>Program_Outcome_ID</w:t>
            </w:r>
          </w:p>
        </w:tc>
      </w:tr>
      <w:tr w:rsidR="007937D9" w14:paraId="3CBDD3E1" w14:textId="77777777" w:rsidTr="00E60CC7">
        <w:tc>
          <w:tcPr>
            <w:tcW w:w="2878" w:type="dxa"/>
            <w:tcBorders>
              <w:top w:val="single" w:sz="4" w:space="0" w:color="999999"/>
              <w:left w:val="single" w:sz="4" w:space="0" w:color="999999"/>
              <w:bottom w:val="single" w:sz="4" w:space="0" w:color="999999"/>
              <w:right w:val="single" w:sz="4" w:space="0" w:color="999999"/>
            </w:tcBorders>
          </w:tcPr>
          <w:p w14:paraId="3032A374" w14:textId="77777777" w:rsidR="007937D9" w:rsidRDefault="00000000">
            <w:r>
              <w:rPr>
                <w:sz w:val="18"/>
              </w:rPr>
              <w:t>Communities</w:t>
            </w:r>
          </w:p>
        </w:tc>
        <w:tc>
          <w:tcPr>
            <w:tcW w:w="3595" w:type="dxa"/>
            <w:tcBorders>
              <w:top w:val="single" w:sz="4" w:space="0" w:color="999999"/>
              <w:left w:val="single" w:sz="4" w:space="0" w:color="999999"/>
              <w:bottom w:val="single" w:sz="4" w:space="0" w:color="999999"/>
              <w:right w:val="single" w:sz="4" w:space="0" w:color="999999"/>
            </w:tcBorders>
          </w:tcPr>
          <w:p w14:paraId="21B561E6" w14:textId="77777777" w:rsidR="007937D9" w:rsidRDefault="00000000">
            <w:r>
              <w:rPr>
                <w:sz w:val="18"/>
              </w:rPr>
              <w:t>HL_Media_Sets</w:t>
            </w:r>
          </w:p>
        </w:tc>
        <w:tc>
          <w:tcPr>
            <w:tcW w:w="2877" w:type="dxa"/>
            <w:tcBorders>
              <w:top w:val="single" w:sz="4" w:space="0" w:color="999999"/>
              <w:left w:val="single" w:sz="4" w:space="0" w:color="999999"/>
              <w:bottom w:val="single" w:sz="4" w:space="0" w:color="999999"/>
              <w:right w:val="single" w:sz="4" w:space="0" w:color="999999"/>
            </w:tcBorders>
          </w:tcPr>
          <w:p w14:paraId="46797657" w14:textId="77777777" w:rsidR="007937D9" w:rsidRDefault="00000000">
            <w:r>
              <w:rPr>
                <w:sz w:val="18"/>
              </w:rPr>
              <w:t>Community_ID</w:t>
            </w:r>
          </w:p>
        </w:tc>
      </w:tr>
      <w:tr w:rsidR="007937D9" w14:paraId="05E30F8C" w14:textId="77777777" w:rsidTr="00E60CC7">
        <w:tc>
          <w:tcPr>
            <w:tcW w:w="2878" w:type="dxa"/>
            <w:tcBorders>
              <w:top w:val="single" w:sz="4" w:space="0" w:color="999999"/>
              <w:left w:val="single" w:sz="4" w:space="0" w:color="999999"/>
              <w:bottom w:val="single" w:sz="4" w:space="0" w:color="999999"/>
              <w:right w:val="single" w:sz="4" w:space="0" w:color="999999"/>
            </w:tcBorders>
            <w:shd w:val="clear" w:color="auto" w:fill="EBF2FA"/>
          </w:tcPr>
          <w:p w14:paraId="59762445" w14:textId="77777777" w:rsidR="007937D9" w:rsidRDefault="00000000">
            <w:r>
              <w:rPr>
                <w:sz w:val="18"/>
              </w:rPr>
              <w:t>Contracts</w:t>
            </w:r>
          </w:p>
        </w:tc>
        <w:tc>
          <w:tcPr>
            <w:tcW w:w="3595" w:type="dxa"/>
            <w:tcBorders>
              <w:top w:val="single" w:sz="4" w:space="0" w:color="999999"/>
              <w:left w:val="single" w:sz="4" w:space="0" w:color="999999"/>
              <w:bottom w:val="single" w:sz="4" w:space="0" w:color="999999"/>
              <w:right w:val="single" w:sz="4" w:space="0" w:color="999999"/>
            </w:tcBorders>
            <w:shd w:val="clear" w:color="auto" w:fill="EBF2FA"/>
          </w:tcPr>
          <w:p w14:paraId="245A5A7D" w14:textId="77777777" w:rsidR="007937D9" w:rsidRDefault="00000000">
            <w:r>
              <w:rPr>
                <w:sz w:val="18"/>
              </w:rPr>
              <w:t>HL_Media_Sets</w:t>
            </w:r>
          </w:p>
        </w:tc>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394E24B5" w14:textId="77777777" w:rsidR="007937D9" w:rsidRDefault="00000000">
            <w:r>
              <w:rPr>
                <w:sz w:val="18"/>
              </w:rPr>
              <w:t>Contract_ID (nullable)</w:t>
            </w:r>
          </w:p>
        </w:tc>
      </w:tr>
      <w:tr w:rsidR="007937D9" w14:paraId="34834F42" w14:textId="77777777" w:rsidTr="00E60CC7">
        <w:tc>
          <w:tcPr>
            <w:tcW w:w="2878" w:type="dxa"/>
            <w:tcBorders>
              <w:top w:val="single" w:sz="4" w:space="0" w:color="999999"/>
              <w:left w:val="single" w:sz="4" w:space="0" w:color="999999"/>
              <w:bottom w:val="single" w:sz="4" w:space="0" w:color="999999"/>
              <w:right w:val="single" w:sz="4" w:space="0" w:color="999999"/>
            </w:tcBorders>
          </w:tcPr>
          <w:p w14:paraId="72D80E86" w14:textId="77777777" w:rsidR="007937D9" w:rsidRDefault="00000000">
            <w:r>
              <w:rPr>
                <w:sz w:val="18"/>
              </w:rPr>
              <w:t>Fiscal_Years</w:t>
            </w:r>
          </w:p>
        </w:tc>
        <w:tc>
          <w:tcPr>
            <w:tcW w:w="3595" w:type="dxa"/>
            <w:tcBorders>
              <w:top w:val="single" w:sz="4" w:space="0" w:color="999999"/>
              <w:left w:val="single" w:sz="4" w:space="0" w:color="999999"/>
              <w:bottom w:val="single" w:sz="4" w:space="0" w:color="999999"/>
              <w:right w:val="single" w:sz="4" w:space="0" w:color="999999"/>
            </w:tcBorders>
          </w:tcPr>
          <w:p w14:paraId="65B2325F" w14:textId="77777777" w:rsidR="007937D9" w:rsidRDefault="00000000">
            <w:r>
              <w:rPr>
                <w:sz w:val="18"/>
              </w:rPr>
              <w:t>HL_Media_Sets</w:t>
            </w:r>
          </w:p>
        </w:tc>
        <w:tc>
          <w:tcPr>
            <w:tcW w:w="2877" w:type="dxa"/>
            <w:tcBorders>
              <w:top w:val="single" w:sz="4" w:space="0" w:color="999999"/>
              <w:left w:val="single" w:sz="4" w:space="0" w:color="999999"/>
              <w:bottom w:val="single" w:sz="4" w:space="0" w:color="999999"/>
              <w:right w:val="single" w:sz="4" w:space="0" w:color="999999"/>
            </w:tcBorders>
          </w:tcPr>
          <w:p w14:paraId="004364EC" w14:textId="77777777" w:rsidR="007937D9" w:rsidRDefault="00000000">
            <w:r>
              <w:rPr>
                <w:sz w:val="18"/>
              </w:rPr>
              <w:t>Fiscal_Year_ID</w:t>
            </w:r>
          </w:p>
        </w:tc>
      </w:tr>
      <w:tr w:rsidR="007937D9" w14:paraId="4DCB95C0" w14:textId="77777777" w:rsidTr="00E60CC7">
        <w:tc>
          <w:tcPr>
            <w:tcW w:w="2878" w:type="dxa"/>
            <w:tcBorders>
              <w:top w:val="single" w:sz="4" w:space="0" w:color="999999"/>
              <w:left w:val="single" w:sz="4" w:space="0" w:color="999999"/>
              <w:bottom w:val="single" w:sz="4" w:space="0" w:color="999999"/>
              <w:right w:val="single" w:sz="4" w:space="0" w:color="999999"/>
            </w:tcBorders>
            <w:shd w:val="clear" w:color="auto" w:fill="EBF2FA"/>
          </w:tcPr>
          <w:p w14:paraId="2C84602F" w14:textId="77777777" w:rsidR="007937D9" w:rsidRDefault="00000000">
            <w:r>
              <w:rPr>
                <w:sz w:val="18"/>
              </w:rPr>
              <w:t>HL_Activity_Instance</w:t>
            </w:r>
          </w:p>
        </w:tc>
        <w:tc>
          <w:tcPr>
            <w:tcW w:w="3595" w:type="dxa"/>
            <w:tcBorders>
              <w:top w:val="single" w:sz="4" w:space="0" w:color="999999"/>
              <w:left w:val="single" w:sz="4" w:space="0" w:color="999999"/>
              <w:bottom w:val="single" w:sz="4" w:space="0" w:color="999999"/>
              <w:right w:val="single" w:sz="4" w:space="0" w:color="999999"/>
            </w:tcBorders>
            <w:shd w:val="clear" w:color="auto" w:fill="EBF2FA"/>
          </w:tcPr>
          <w:p w14:paraId="6D6ABEB1" w14:textId="77777777" w:rsidR="007937D9" w:rsidRDefault="00000000">
            <w:r>
              <w:rPr>
                <w:sz w:val="18"/>
              </w:rPr>
              <w:t>HL_Media_Sets</w:t>
            </w:r>
          </w:p>
        </w:tc>
        <w:tc>
          <w:tcPr>
            <w:tcW w:w="2877" w:type="dxa"/>
            <w:tcBorders>
              <w:top w:val="single" w:sz="4" w:space="0" w:color="999999"/>
              <w:left w:val="single" w:sz="4" w:space="0" w:color="999999"/>
              <w:bottom w:val="single" w:sz="4" w:space="0" w:color="999999"/>
              <w:right w:val="single" w:sz="4" w:space="0" w:color="999999"/>
            </w:tcBorders>
            <w:shd w:val="clear" w:color="auto" w:fill="EBF2FA"/>
          </w:tcPr>
          <w:p w14:paraId="3322816A" w14:textId="77777777" w:rsidR="007937D9" w:rsidRDefault="00000000">
            <w:r>
              <w:rPr>
                <w:sz w:val="18"/>
              </w:rPr>
              <w:t>Activity_Instance_ID (nullable)</w:t>
            </w:r>
          </w:p>
        </w:tc>
      </w:tr>
      <w:tr w:rsidR="007937D9" w14:paraId="7FB6EDA5" w14:textId="77777777" w:rsidTr="00E60CC7">
        <w:tc>
          <w:tcPr>
            <w:tcW w:w="2878" w:type="dxa"/>
            <w:tcBorders>
              <w:top w:val="single" w:sz="4" w:space="0" w:color="999999"/>
              <w:left w:val="single" w:sz="4" w:space="0" w:color="999999"/>
              <w:bottom w:val="single" w:sz="4" w:space="0" w:color="999999"/>
              <w:right w:val="single" w:sz="4" w:space="0" w:color="999999"/>
            </w:tcBorders>
          </w:tcPr>
          <w:p w14:paraId="163CC337" w14:textId="77777777" w:rsidR="007937D9" w:rsidRDefault="00000000">
            <w:r>
              <w:rPr>
                <w:sz w:val="18"/>
              </w:rPr>
              <w:t>Activity_Family_Registry</w:t>
            </w:r>
          </w:p>
        </w:tc>
        <w:tc>
          <w:tcPr>
            <w:tcW w:w="3595" w:type="dxa"/>
            <w:tcBorders>
              <w:top w:val="single" w:sz="4" w:space="0" w:color="999999"/>
              <w:left w:val="single" w:sz="4" w:space="0" w:color="999999"/>
              <w:bottom w:val="single" w:sz="4" w:space="0" w:color="999999"/>
              <w:right w:val="single" w:sz="4" w:space="0" w:color="999999"/>
            </w:tcBorders>
          </w:tcPr>
          <w:p w14:paraId="3419CE01" w14:textId="77777777" w:rsidR="007937D9" w:rsidRDefault="00000000">
            <w:r>
              <w:rPr>
                <w:sz w:val="18"/>
              </w:rPr>
              <w:t>HL_Media_Sets</w:t>
            </w:r>
          </w:p>
        </w:tc>
        <w:tc>
          <w:tcPr>
            <w:tcW w:w="2877" w:type="dxa"/>
            <w:tcBorders>
              <w:top w:val="single" w:sz="4" w:space="0" w:color="999999"/>
              <w:left w:val="single" w:sz="4" w:space="0" w:color="999999"/>
              <w:bottom w:val="single" w:sz="4" w:space="0" w:color="999999"/>
              <w:right w:val="single" w:sz="4" w:space="0" w:color="999999"/>
            </w:tcBorders>
          </w:tcPr>
          <w:p w14:paraId="5D00B89B" w14:textId="77777777" w:rsidR="007937D9" w:rsidRDefault="00000000">
            <w:r>
              <w:rPr>
                <w:sz w:val="18"/>
              </w:rPr>
              <w:t>Activity_Family_ID (nullable)</w:t>
            </w:r>
          </w:p>
        </w:tc>
      </w:tr>
    </w:tbl>
    <w:p w14:paraId="0315458D" w14:textId="5C6F902E" w:rsidR="00E60CC7" w:rsidRDefault="00E60CC7" w:rsidP="00E60CC7">
      <w:pPr>
        <w:pStyle w:val="Heading2"/>
      </w:pPr>
      <w:bookmarkStart w:id="10" w:name="_Toc230083178"/>
      <w:proofErr w:type="gramStart"/>
      <w:r>
        <w:lastRenderedPageBreak/>
        <w:t>2.3  Many</w:t>
      </w:r>
      <w:proofErr w:type="gramEnd"/>
      <w:r>
        <w:t>-to-Many (</w:t>
      </w:r>
      <w:proofErr w:type="gramStart"/>
      <w:r>
        <w:t>N:N</w:t>
      </w:r>
      <w:proofErr w:type="gramEnd"/>
      <w:r>
        <w:t>) Relationships</w:t>
      </w:r>
      <w:bookmarkEnd w:id="10"/>
    </w:p>
    <w:p w14:paraId="42D12D38" w14:textId="4BB88B90" w:rsidR="00E60CC7" w:rsidRPr="002541B9" w:rsidRDefault="002541B9" w:rsidP="00E60CC7">
      <w:pPr>
        <w:rPr>
          <w:i/>
          <w:iCs/>
        </w:rPr>
      </w:pPr>
      <w:r w:rsidRPr="002541B9">
        <w:rPr>
          <w:rFonts w:hint="eastAsia"/>
          <w:i/>
          <w:iCs/>
        </w:rPr>
        <w:t xml:space="preserve">These relationships are implemented natively in Dataverse. No explicit junction table is required. Configure via: Table </w:t>
      </w:r>
      <w:r w:rsidRPr="002541B9">
        <w:rPr>
          <w:rFonts w:hint="eastAsia"/>
          <w:i/>
          <w:iCs/>
        </w:rPr>
        <w:t>→</w:t>
      </w:r>
      <w:r w:rsidRPr="002541B9">
        <w:rPr>
          <w:rFonts w:hint="eastAsia"/>
          <w:i/>
          <w:iCs/>
        </w:rPr>
        <w:t xml:space="preserve"> Relationships </w:t>
      </w:r>
      <w:r w:rsidRPr="002541B9">
        <w:rPr>
          <w:rFonts w:hint="eastAsia"/>
          <w:i/>
          <w:iCs/>
        </w:rPr>
        <w:t>→</w:t>
      </w:r>
      <w:r w:rsidRPr="002541B9">
        <w:rPr>
          <w:rFonts w:hint="eastAsia"/>
          <w:i/>
          <w:iCs/>
        </w:rPr>
        <w:t xml:space="preserve"> Many-to-Many in the Power Platform solution.</w:t>
      </w:r>
    </w:p>
    <w:tbl>
      <w:tblPr>
        <w:tblStyle w:val="TableGrid"/>
        <w:tblW w:w="0" w:type="auto"/>
        <w:tblLook w:val="04A0" w:firstRow="1" w:lastRow="0" w:firstColumn="1" w:lastColumn="0" w:noHBand="0" w:noVBand="1"/>
      </w:tblPr>
      <w:tblGrid>
        <w:gridCol w:w="2878"/>
        <w:gridCol w:w="3595"/>
        <w:gridCol w:w="2877"/>
      </w:tblGrid>
      <w:tr w:rsidR="002541B9" w14:paraId="0679DF04" w14:textId="77777777" w:rsidTr="004D1DE7">
        <w:tc>
          <w:tcPr>
            <w:tcW w:w="2878" w:type="dxa"/>
            <w:tcBorders>
              <w:top w:val="single" w:sz="4" w:space="0" w:color="2E5E8E"/>
              <w:left w:val="single" w:sz="4" w:space="0" w:color="2E5E8E"/>
              <w:bottom w:val="single" w:sz="4" w:space="0" w:color="2E5E8E"/>
              <w:right w:val="single" w:sz="4" w:space="0" w:color="2E5E8E"/>
            </w:tcBorders>
            <w:shd w:val="clear" w:color="auto" w:fill="2E5E8E"/>
          </w:tcPr>
          <w:p w14:paraId="26C51720" w14:textId="33A1CE83" w:rsidR="002541B9" w:rsidRDefault="002541B9" w:rsidP="004D1DE7">
            <w:pPr>
              <w:jc w:val="center"/>
            </w:pPr>
            <w:r>
              <w:rPr>
                <w:b/>
                <w:color w:val="FFFFFF"/>
                <w:sz w:val="18"/>
              </w:rPr>
              <w:t>Table A</w:t>
            </w:r>
          </w:p>
        </w:tc>
        <w:tc>
          <w:tcPr>
            <w:tcW w:w="3595" w:type="dxa"/>
            <w:tcBorders>
              <w:top w:val="single" w:sz="4" w:space="0" w:color="2E5E8E"/>
              <w:left w:val="single" w:sz="4" w:space="0" w:color="2E5E8E"/>
              <w:bottom w:val="single" w:sz="4" w:space="0" w:color="2E5E8E"/>
              <w:right w:val="single" w:sz="4" w:space="0" w:color="2E5E8E"/>
            </w:tcBorders>
            <w:shd w:val="clear" w:color="auto" w:fill="2E5E8E"/>
          </w:tcPr>
          <w:p w14:paraId="7214E124" w14:textId="29C3214F" w:rsidR="002541B9" w:rsidRDefault="002541B9" w:rsidP="004D1DE7">
            <w:pPr>
              <w:jc w:val="center"/>
            </w:pPr>
            <w:r>
              <w:rPr>
                <w:b/>
                <w:color w:val="FFFFFF"/>
                <w:sz w:val="18"/>
              </w:rPr>
              <w:t>Table B</w:t>
            </w:r>
          </w:p>
        </w:tc>
        <w:tc>
          <w:tcPr>
            <w:tcW w:w="2877" w:type="dxa"/>
            <w:tcBorders>
              <w:top w:val="single" w:sz="4" w:space="0" w:color="2E5E8E"/>
              <w:left w:val="single" w:sz="4" w:space="0" w:color="2E5E8E"/>
              <w:bottom w:val="single" w:sz="4" w:space="0" w:color="2E5E8E"/>
              <w:right w:val="single" w:sz="4" w:space="0" w:color="2E5E8E"/>
            </w:tcBorders>
            <w:shd w:val="clear" w:color="auto" w:fill="2E5E8E"/>
          </w:tcPr>
          <w:p w14:paraId="260E1CF6" w14:textId="5DC79033" w:rsidR="002541B9" w:rsidRDefault="002541B9" w:rsidP="004D1DE7">
            <w:pPr>
              <w:jc w:val="center"/>
            </w:pPr>
            <w:r>
              <w:rPr>
                <w:b/>
                <w:color w:val="FFFFFF"/>
                <w:sz w:val="18"/>
              </w:rPr>
              <w:t>Replaces</w:t>
            </w:r>
          </w:p>
        </w:tc>
      </w:tr>
      <w:tr w:rsidR="005B619B" w14:paraId="7A32034D" w14:textId="77777777" w:rsidTr="0053206B">
        <w:tc>
          <w:tcPr>
            <w:tcW w:w="2878" w:type="dxa"/>
            <w:tcBorders>
              <w:top w:val="single" w:sz="4" w:space="0" w:color="999999"/>
              <w:left w:val="single" w:sz="4" w:space="0" w:color="999999"/>
              <w:bottom w:val="single" w:sz="4" w:space="0" w:color="999999"/>
              <w:right w:val="single" w:sz="4" w:space="0" w:color="999999"/>
            </w:tcBorders>
            <w:vAlign w:val="center"/>
          </w:tcPr>
          <w:p w14:paraId="0C6D412C" w14:textId="59D39F7D" w:rsidR="005B619B" w:rsidRPr="005B619B" w:rsidRDefault="005B619B" w:rsidP="005B619B">
            <w:pPr>
              <w:rPr>
                <w:sz w:val="18"/>
                <w:szCs w:val="20"/>
              </w:rPr>
            </w:pPr>
            <w:proofErr w:type="spellStart"/>
            <w:r w:rsidRPr="005B619B">
              <w:rPr>
                <w:sz w:val="18"/>
                <w:szCs w:val="20"/>
              </w:rPr>
              <w:t>Activity_Family_Registry</w:t>
            </w:r>
            <w:proofErr w:type="spellEnd"/>
          </w:p>
        </w:tc>
        <w:tc>
          <w:tcPr>
            <w:tcW w:w="3595" w:type="dxa"/>
            <w:tcBorders>
              <w:top w:val="single" w:sz="4" w:space="0" w:color="999999"/>
              <w:left w:val="single" w:sz="4" w:space="0" w:color="999999"/>
              <w:bottom w:val="single" w:sz="4" w:space="0" w:color="999999"/>
              <w:right w:val="single" w:sz="4" w:space="0" w:color="999999"/>
            </w:tcBorders>
            <w:vAlign w:val="center"/>
          </w:tcPr>
          <w:p w14:paraId="5669E89C" w14:textId="269A61C4" w:rsidR="005B619B" w:rsidRPr="005B619B" w:rsidRDefault="005B619B" w:rsidP="005B619B">
            <w:pPr>
              <w:rPr>
                <w:sz w:val="18"/>
                <w:szCs w:val="20"/>
              </w:rPr>
            </w:pPr>
            <w:proofErr w:type="spellStart"/>
            <w:r w:rsidRPr="005B619B">
              <w:rPr>
                <w:sz w:val="18"/>
                <w:szCs w:val="20"/>
              </w:rPr>
              <w:t>Attribute_Registry</w:t>
            </w:r>
            <w:proofErr w:type="spellEnd"/>
          </w:p>
        </w:tc>
        <w:tc>
          <w:tcPr>
            <w:tcW w:w="2877" w:type="dxa"/>
            <w:tcBorders>
              <w:top w:val="single" w:sz="4" w:space="0" w:color="999999"/>
              <w:left w:val="single" w:sz="4" w:space="0" w:color="999999"/>
              <w:bottom w:val="single" w:sz="4" w:space="0" w:color="999999"/>
              <w:right w:val="single" w:sz="4" w:space="0" w:color="999999"/>
            </w:tcBorders>
            <w:vAlign w:val="center"/>
          </w:tcPr>
          <w:p w14:paraId="380D8848" w14:textId="0BA57080" w:rsidR="005B619B" w:rsidRPr="005B619B" w:rsidRDefault="005B619B" w:rsidP="005B619B">
            <w:pPr>
              <w:rPr>
                <w:sz w:val="18"/>
                <w:szCs w:val="20"/>
              </w:rPr>
            </w:pPr>
            <w:proofErr w:type="spellStart"/>
            <w:r w:rsidRPr="005B619B">
              <w:rPr>
                <w:sz w:val="18"/>
                <w:szCs w:val="20"/>
              </w:rPr>
              <w:t>ActivityFamily_Attribute_Links</w:t>
            </w:r>
            <w:proofErr w:type="spellEnd"/>
            <w:r w:rsidRPr="005B619B">
              <w:rPr>
                <w:sz w:val="18"/>
                <w:szCs w:val="20"/>
              </w:rPr>
              <w:t xml:space="preserve"> (removed v1.4)</w:t>
            </w:r>
          </w:p>
        </w:tc>
      </w:tr>
      <w:tr w:rsidR="005B619B" w14:paraId="4911CFBB" w14:textId="77777777" w:rsidTr="0053206B">
        <w:tc>
          <w:tcPr>
            <w:tcW w:w="2878"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6BB5964F" w14:textId="64D99F3C" w:rsidR="005B619B" w:rsidRPr="005B619B" w:rsidRDefault="005B619B" w:rsidP="005B619B">
            <w:pPr>
              <w:rPr>
                <w:sz w:val="18"/>
                <w:szCs w:val="20"/>
              </w:rPr>
            </w:pPr>
            <w:proofErr w:type="spellStart"/>
            <w:r w:rsidRPr="005B619B">
              <w:rPr>
                <w:sz w:val="18"/>
                <w:szCs w:val="20"/>
              </w:rPr>
              <w:t>HL_Activity_Instance</w:t>
            </w:r>
            <w:proofErr w:type="spellEnd"/>
          </w:p>
        </w:tc>
        <w:tc>
          <w:tcPr>
            <w:tcW w:w="3595"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30543FEC" w14:textId="0BBEBE9B" w:rsidR="005B619B" w:rsidRPr="005B619B" w:rsidRDefault="005B619B" w:rsidP="005B619B">
            <w:pPr>
              <w:rPr>
                <w:sz w:val="18"/>
                <w:szCs w:val="20"/>
              </w:rPr>
            </w:pPr>
            <w:proofErr w:type="spellStart"/>
            <w:r w:rsidRPr="005B619B">
              <w:rPr>
                <w:sz w:val="18"/>
                <w:szCs w:val="20"/>
              </w:rPr>
              <w:t>Attribute_Registry</w:t>
            </w:r>
            <w:proofErr w:type="spellEnd"/>
          </w:p>
        </w:tc>
        <w:tc>
          <w:tcPr>
            <w:tcW w:w="2877"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2B2517E1" w14:textId="2FA2F2D0" w:rsidR="005B619B" w:rsidRPr="005B619B" w:rsidRDefault="005B619B" w:rsidP="005B619B">
            <w:pPr>
              <w:rPr>
                <w:sz w:val="18"/>
                <w:szCs w:val="20"/>
              </w:rPr>
            </w:pPr>
            <w:proofErr w:type="spellStart"/>
            <w:r w:rsidRPr="005B619B">
              <w:rPr>
                <w:sz w:val="18"/>
                <w:szCs w:val="20"/>
              </w:rPr>
              <w:t>Activity_Attribute_Links</w:t>
            </w:r>
            <w:proofErr w:type="spellEnd"/>
            <w:r w:rsidRPr="005B619B">
              <w:rPr>
                <w:sz w:val="18"/>
                <w:szCs w:val="20"/>
              </w:rPr>
              <w:t xml:space="preserve"> (removed v1.4)</w:t>
            </w:r>
          </w:p>
        </w:tc>
      </w:tr>
      <w:tr w:rsidR="005B619B" w14:paraId="42C21A8A" w14:textId="77777777" w:rsidTr="0053206B">
        <w:tc>
          <w:tcPr>
            <w:tcW w:w="2878" w:type="dxa"/>
            <w:tcBorders>
              <w:top w:val="single" w:sz="4" w:space="0" w:color="999999"/>
              <w:left w:val="single" w:sz="4" w:space="0" w:color="999999"/>
              <w:bottom w:val="single" w:sz="4" w:space="0" w:color="999999"/>
              <w:right w:val="single" w:sz="4" w:space="0" w:color="999999"/>
            </w:tcBorders>
            <w:vAlign w:val="center"/>
          </w:tcPr>
          <w:p w14:paraId="4B5B0D3A" w14:textId="1949D960" w:rsidR="005B619B" w:rsidRPr="005B619B" w:rsidRDefault="005B619B" w:rsidP="005B619B">
            <w:pPr>
              <w:rPr>
                <w:sz w:val="18"/>
                <w:szCs w:val="20"/>
              </w:rPr>
            </w:pPr>
            <w:proofErr w:type="spellStart"/>
            <w:r w:rsidRPr="005B619B">
              <w:rPr>
                <w:sz w:val="18"/>
                <w:szCs w:val="20"/>
              </w:rPr>
              <w:t>HL_Media_Sets</w:t>
            </w:r>
            <w:proofErr w:type="spellEnd"/>
          </w:p>
        </w:tc>
        <w:tc>
          <w:tcPr>
            <w:tcW w:w="3595" w:type="dxa"/>
            <w:tcBorders>
              <w:top w:val="single" w:sz="4" w:space="0" w:color="999999"/>
              <w:left w:val="single" w:sz="4" w:space="0" w:color="999999"/>
              <w:bottom w:val="single" w:sz="4" w:space="0" w:color="999999"/>
              <w:right w:val="single" w:sz="4" w:space="0" w:color="999999"/>
            </w:tcBorders>
            <w:vAlign w:val="center"/>
          </w:tcPr>
          <w:p w14:paraId="7F17512B" w14:textId="4124FA1D" w:rsidR="005B619B" w:rsidRPr="005B619B" w:rsidRDefault="005B619B" w:rsidP="005B619B">
            <w:pPr>
              <w:rPr>
                <w:sz w:val="18"/>
                <w:szCs w:val="20"/>
              </w:rPr>
            </w:pPr>
            <w:proofErr w:type="spellStart"/>
            <w:r w:rsidRPr="005B619B">
              <w:rPr>
                <w:sz w:val="18"/>
                <w:szCs w:val="20"/>
              </w:rPr>
              <w:t>Attribute_Registry</w:t>
            </w:r>
            <w:proofErr w:type="spellEnd"/>
          </w:p>
        </w:tc>
        <w:tc>
          <w:tcPr>
            <w:tcW w:w="2877" w:type="dxa"/>
            <w:tcBorders>
              <w:top w:val="single" w:sz="4" w:space="0" w:color="999999"/>
              <w:left w:val="single" w:sz="4" w:space="0" w:color="999999"/>
              <w:bottom w:val="single" w:sz="4" w:space="0" w:color="999999"/>
              <w:right w:val="single" w:sz="4" w:space="0" w:color="999999"/>
            </w:tcBorders>
            <w:vAlign w:val="center"/>
          </w:tcPr>
          <w:p w14:paraId="3C91DC6D" w14:textId="429BF3E4" w:rsidR="005B619B" w:rsidRPr="005B619B" w:rsidRDefault="005B619B" w:rsidP="005B619B">
            <w:pPr>
              <w:rPr>
                <w:sz w:val="18"/>
                <w:szCs w:val="20"/>
              </w:rPr>
            </w:pPr>
            <w:proofErr w:type="spellStart"/>
            <w:r w:rsidRPr="005B619B">
              <w:rPr>
                <w:sz w:val="18"/>
                <w:szCs w:val="20"/>
              </w:rPr>
              <w:t>Media_Attribute_Links</w:t>
            </w:r>
            <w:proofErr w:type="spellEnd"/>
            <w:r w:rsidRPr="005B619B">
              <w:rPr>
                <w:sz w:val="18"/>
                <w:szCs w:val="20"/>
              </w:rPr>
              <w:t xml:space="preserve"> (removed v1.4)</w:t>
            </w:r>
          </w:p>
        </w:tc>
      </w:tr>
    </w:tbl>
    <w:p w14:paraId="287EDA83" w14:textId="77777777" w:rsidR="00773A89" w:rsidRDefault="00773A89"/>
    <w:p w14:paraId="25919887" w14:textId="77777777" w:rsidR="00773A89" w:rsidRDefault="00773A89" w:rsidP="00773A89">
      <w:pPr>
        <w:pBdr>
          <w:left w:val="single" w:sz="18" w:space="4" w:color="A6A6A6"/>
        </w:pBdr>
        <w:ind w:left="180"/>
      </w:pPr>
      <w:r>
        <w:rPr>
          <w:b/>
          <w:bCs/>
        </w:rPr>
        <w:t>Note:</w:t>
      </w:r>
      <w:r>
        <w:t xml:space="preserve"> In model-driven apps, </w:t>
      </w:r>
      <w:proofErr w:type="gramStart"/>
      <w:r>
        <w:t>N:N</w:t>
      </w:r>
      <w:proofErr w:type="gramEnd"/>
      <w:r>
        <w:t xml:space="preserve"> relationships render as sub-grids on both related table forms. Staff can add or remove attribute tags directly. In canvas apps, use </w:t>
      </w:r>
      <w:proofErr w:type="gramStart"/>
      <w:r>
        <w:t>Relate(</w:t>
      </w:r>
      <w:proofErr w:type="gramEnd"/>
      <w:r>
        <w:t xml:space="preserve">) and </w:t>
      </w:r>
      <w:proofErr w:type="gramStart"/>
      <w:r>
        <w:t>Unrelate(</w:t>
      </w:r>
      <w:proofErr w:type="gramEnd"/>
      <w:r>
        <w:t xml:space="preserve">) functions instead of </w:t>
      </w:r>
      <w:proofErr w:type="gramStart"/>
      <w:r>
        <w:t>Patch(</w:t>
      </w:r>
      <w:proofErr w:type="gramEnd"/>
      <w:r>
        <w:t xml:space="preserve">) for </w:t>
      </w:r>
      <w:proofErr w:type="gramStart"/>
      <w:r>
        <w:t>N:N</w:t>
      </w:r>
      <w:proofErr w:type="gramEnd"/>
      <w:r>
        <w:t xml:space="preserve"> links.</w:t>
      </w:r>
    </w:p>
    <w:p w14:paraId="27C7BCE4" w14:textId="4A0121EA" w:rsidR="007937D9" w:rsidRDefault="00000000">
      <w:r>
        <w:br w:type="page"/>
      </w:r>
    </w:p>
    <w:p w14:paraId="34A64AAD" w14:textId="1A3CF192" w:rsidR="007937D9" w:rsidRDefault="00000000">
      <w:pPr>
        <w:pStyle w:val="Heading1"/>
      </w:pPr>
      <w:bookmarkStart w:id="11" w:name="_Toc230083179"/>
      <w:r>
        <w:lastRenderedPageBreak/>
        <w:t xml:space="preserve">3. Admin Group — </w:t>
      </w:r>
      <w:r w:rsidR="00CD3101">
        <w:t>Table Schemas</w:t>
      </w:r>
      <w:bookmarkEnd w:id="11"/>
    </w:p>
    <w:p w14:paraId="6A8B8C23" w14:textId="7F2605F0" w:rsidR="007937D9" w:rsidRDefault="00000000">
      <w:pPr>
        <w:spacing w:after="120"/>
      </w:pPr>
      <w:r>
        <w:t xml:space="preserve">Build </w:t>
      </w:r>
      <w:r w:rsidR="00CD3101">
        <w:t>tables</w:t>
      </w:r>
      <w:r>
        <w:t xml:space="preserve"> in </w:t>
      </w:r>
      <w:proofErr w:type="gramStart"/>
      <w:r>
        <w:t>the order</w:t>
      </w:r>
      <w:proofErr w:type="gramEnd"/>
      <w:r>
        <w:t xml:space="preserve"> they appear. </w:t>
      </w:r>
      <w:r w:rsidR="00F55DF0" w:rsidRPr="00F55DF0">
        <w:t>Dataverse auto-generates a GUID primary key for every table — this does not need to be defined. Global Option Sets must be created in the solution before building tables that reference them</w:t>
      </w:r>
      <w:r>
        <w:t>.</w:t>
      </w:r>
    </w:p>
    <w:p w14:paraId="068C0AE3" w14:textId="6C78A30E" w:rsidR="007937D9" w:rsidRDefault="00000000">
      <w:pPr>
        <w:pStyle w:val="Heading2"/>
      </w:pPr>
      <w:bookmarkStart w:id="12" w:name="_Toc230083180"/>
      <w:proofErr w:type="gramStart"/>
      <w:r>
        <w:t xml:space="preserve">3.1  </w:t>
      </w:r>
      <w:r w:rsidR="00FA514D">
        <w:t>Global</w:t>
      </w:r>
      <w:proofErr w:type="gramEnd"/>
      <w:r w:rsidR="00FA514D">
        <w:t xml:space="preserve"> Option Sets</w:t>
      </w:r>
      <w:bookmarkEnd w:id="12"/>
    </w:p>
    <w:p w14:paraId="13ACCD6F" w14:textId="77777777" w:rsidR="00504342" w:rsidRPr="00504342" w:rsidRDefault="00504342" w:rsidP="00504342">
      <w:pPr>
        <w:rPr>
          <w:iCs/>
        </w:rPr>
      </w:pPr>
      <w:r w:rsidRPr="00504342">
        <w:rPr>
          <w:rFonts w:hint="eastAsia"/>
          <w:iCs/>
        </w:rPr>
        <w:t xml:space="preserve">Global Option Sets replace the Lookups table. Each is defined once in the solution and reusable across tables. Manage values via Solution </w:t>
      </w:r>
      <w:r w:rsidRPr="00504342">
        <w:rPr>
          <w:rFonts w:hint="eastAsia"/>
          <w:iCs/>
        </w:rPr>
        <w:t>→</w:t>
      </w:r>
      <w:r w:rsidRPr="00504342">
        <w:rPr>
          <w:rFonts w:hint="eastAsia"/>
          <w:iCs/>
        </w:rPr>
        <w:t xml:space="preserve"> Objects </w:t>
      </w:r>
      <w:r w:rsidRPr="00504342">
        <w:rPr>
          <w:rFonts w:hint="eastAsia"/>
          <w:iCs/>
        </w:rPr>
        <w:t>→</w:t>
      </w:r>
      <w:r w:rsidRPr="00504342">
        <w:rPr>
          <w:rFonts w:hint="eastAsia"/>
          <w:iCs/>
        </w:rPr>
        <w:t xml:space="preserve"> Choices. Deactivate (rather than delete) values that are no longer in use </w:t>
      </w:r>
      <w:r w:rsidRPr="00504342">
        <w:rPr>
          <w:rFonts w:hint="eastAsia"/>
          <w:iCs/>
        </w:rPr>
        <w:t>—</w:t>
      </w:r>
      <w:r w:rsidRPr="00504342">
        <w:rPr>
          <w:rFonts w:hint="eastAsia"/>
          <w:iCs/>
        </w:rPr>
        <w:t xml:space="preserve"> they remain visible on histori</w:t>
      </w:r>
      <w:r w:rsidRPr="00504342">
        <w:rPr>
          <w:iCs/>
        </w:rPr>
        <w:t>cal records but are hidden from new entry dropdowns.</w:t>
      </w:r>
    </w:p>
    <w:p w14:paraId="6751D072" w14:textId="77777777" w:rsidR="00504342" w:rsidRPr="00504342" w:rsidRDefault="00504342" w:rsidP="00504342">
      <w:pPr>
        <w:rPr>
          <w:iCs/>
        </w:rPr>
      </w:pPr>
      <w:r w:rsidRPr="00504342">
        <w:rPr>
          <w:iCs/>
        </w:rPr>
        <w:t>Create the following Global Option Sets before building any tables. Seed values are in Section 6:</w:t>
      </w:r>
    </w:p>
    <w:p w14:paraId="48B69D4D" w14:textId="3461E8FF" w:rsidR="00504342" w:rsidRPr="00504342" w:rsidRDefault="00504342" w:rsidP="00504342">
      <w:pPr>
        <w:pStyle w:val="ListParagraph"/>
        <w:numPr>
          <w:ilvl w:val="0"/>
          <w:numId w:val="18"/>
        </w:numPr>
        <w:rPr>
          <w:iCs/>
        </w:rPr>
      </w:pPr>
      <w:proofErr w:type="spellStart"/>
      <w:r w:rsidRPr="00504342">
        <w:rPr>
          <w:iCs/>
        </w:rPr>
        <w:t>Community_Type</w:t>
      </w:r>
      <w:proofErr w:type="spellEnd"/>
      <w:r w:rsidRPr="00504342">
        <w:rPr>
          <w:iCs/>
        </w:rPr>
        <w:t xml:space="preserve"> (used by: Communities)</w:t>
      </w:r>
    </w:p>
    <w:p w14:paraId="20BD5E6D" w14:textId="7D9D71B8" w:rsidR="00504342" w:rsidRPr="00504342" w:rsidRDefault="00504342" w:rsidP="00504342">
      <w:pPr>
        <w:pStyle w:val="ListParagraph"/>
        <w:numPr>
          <w:ilvl w:val="0"/>
          <w:numId w:val="18"/>
        </w:numPr>
        <w:rPr>
          <w:iCs/>
        </w:rPr>
      </w:pPr>
      <w:proofErr w:type="spellStart"/>
      <w:r w:rsidRPr="00504342">
        <w:rPr>
          <w:iCs/>
        </w:rPr>
        <w:t>Treaty_Area</w:t>
      </w:r>
      <w:proofErr w:type="spellEnd"/>
      <w:r w:rsidRPr="00504342">
        <w:rPr>
          <w:iCs/>
        </w:rPr>
        <w:t xml:space="preserve"> (used by: Communities)</w:t>
      </w:r>
    </w:p>
    <w:p w14:paraId="1BDC5211" w14:textId="3BAED2B6" w:rsidR="00504342" w:rsidRPr="00504342" w:rsidRDefault="00504342" w:rsidP="00504342">
      <w:pPr>
        <w:pStyle w:val="ListParagraph"/>
        <w:numPr>
          <w:ilvl w:val="0"/>
          <w:numId w:val="18"/>
        </w:numPr>
        <w:rPr>
          <w:iCs/>
        </w:rPr>
      </w:pPr>
      <w:proofErr w:type="spellStart"/>
      <w:r w:rsidRPr="00504342">
        <w:rPr>
          <w:iCs/>
        </w:rPr>
        <w:t>Health_Corridor</w:t>
      </w:r>
      <w:proofErr w:type="spellEnd"/>
      <w:r w:rsidRPr="00504342">
        <w:rPr>
          <w:iCs/>
        </w:rPr>
        <w:t xml:space="preserve"> (used by: Communities)</w:t>
      </w:r>
    </w:p>
    <w:p w14:paraId="6E45212D" w14:textId="40DF002D" w:rsidR="00504342" w:rsidRPr="00504342" w:rsidRDefault="00504342" w:rsidP="00504342">
      <w:pPr>
        <w:pStyle w:val="ListParagraph"/>
        <w:numPr>
          <w:ilvl w:val="0"/>
          <w:numId w:val="18"/>
        </w:numPr>
        <w:rPr>
          <w:iCs/>
        </w:rPr>
      </w:pPr>
      <w:proofErr w:type="spellStart"/>
      <w:r w:rsidRPr="00504342">
        <w:rPr>
          <w:iCs/>
        </w:rPr>
        <w:t>Compliance_Type</w:t>
      </w:r>
      <w:proofErr w:type="spellEnd"/>
      <w:r w:rsidRPr="00504342">
        <w:rPr>
          <w:iCs/>
        </w:rPr>
        <w:t xml:space="preserve"> (used by: </w:t>
      </w:r>
      <w:proofErr w:type="spellStart"/>
      <w:r w:rsidRPr="00504342">
        <w:rPr>
          <w:iCs/>
        </w:rPr>
        <w:t>Community_Compliance</w:t>
      </w:r>
      <w:proofErr w:type="spellEnd"/>
      <w:r w:rsidRPr="00504342">
        <w:rPr>
          <w:iCs/>
        </w:rPr>
        <w:t>)</w:t>
      </w:r>
    </w:p>
    <w:p w14:paraId="6D16B4BB" w14:textId="6824ED5A" w:rsidR="00504342" w:rsidRPr="00504342" w:rsidRDefault="00504342" w:rsidP="00504342">
      <w:pPr>
        <w:pStyle w:val="ListParagraph"/>
        <w:numPr>
          <w:ilvl w:val="0"/>
          <w:numId w:val="18"/>
        </w:numPr>
        <w:rPr>
          <w:iCs/>
        </w:rPr>
      </w:pPr>
      <w:proofErr w:type="spellStart"/>
      <w:r w:rsidRPr="00504342">
        <w:rPr>
          <w:iCs/>
        </w:rPr>
        <w:t>Contract_Status</w:t>
      </w:r>
      <w:proofErr w:type="spellEnd"/>
      <w:r w:rsidRPr="00504342">
        <w:rPr>
          <w:iCs/>
        </w:rPr>
        <w:t xml:space="preserve"> (used by: Contracts, </w:t>
      </w:r>
      <w:proofErr w:type="spellStart"/>
      <w:r w:rsidRPr="00504342">
        <w:rPr>
          <w:iCs/>
        </w:rPr>
        <w:t>Admin_Events</w:t>
      </w:r>
      <w:proofErr w:type="spellEnd"/>
      <w:r w:rsidRPr="00504342">
        <w:rPr>
          <w:iCs/>
        </w:rPr>
        <w:t>)</w:t>
      </w:r>
    </w:p>
    <w:p w14:paraId="1B204DAA" w14:textId="54F4B1DF" w:rsidR="00504342" w:rsidRPr="00504342" w:rsidRDefault="00504342" w:rsidP="00504342">
      <w:pPr>
        <w:pStyle w:val="ListParagraph"/>
        <w:numPr>
          <w:ilvl w:val="0"/>
          <w:numId w:val="18"/>
        </w:numPr>
        <w:rPr>
          <w:iCs/>
        </w:rPr>
      </w:pPr>
      <w:r w:rsidRPr="00504342">
        <w:rPr>
          <w:iCs/>
        </w:rPr>
        <w:t>Program_Stream (used by: Contracts)</w:t>
      </w:r>
    </w:p>
    <w:p w14:paraId="4150439B" w14:textId="62E9B000" w:rsidR="00504342" w:rsidRPr="00504342" w:rsidRDefault="00504342" w:rsidP="00504342">
      <w:pPr>
        <w:pStyle w:val="ListParagraph"/>
        <w:numPr>
          <w:ilvl w:val="0"/>
          <w:numId w:val="18"/>
        </w:numPr>
        <w:rPr>
          <w:iCs/>
        </w:rPr>
      </w:pPr>
      <w:proofErr w:type="spellStart"/>
      <w:r w:rsidRPr="00504342">
        <w:rPr>
          <w:iCs/>
        </w:rPr>
        <w:t>Disbursement_Structure</w:t>
      </w:r>
      <w:proofErr w:type="spellEnd"/>
      <w:r w:rsidRPr="00504342">
        <w:rPr>
          <w:iCs/>
        </w:rPr>
        <w:t xml:space="preserve"> (used by: Contracts)</w:t>
      </w:r>
    </w:p>
    <w:p w14:paraId="3F3E6AC6" w14:textId="7FCD6829" w:rsidR="00504342" w:rsidRPr="00504342" w:rsidRDefault="00504342" w:rsidP="00504342">
      <w:pPr>
        <w:pStyle w:val="ListParagraph"/>
        <w:numPr>
          <w:ilvl w:val="0"/>
          <w:numId w:val="18"/>
        </w:numPr>
        <w:rPr>
          <w:iCs/>
        </w:rPr>
      </w:pPr>
      <w:proofErr w:type="spellStart"/>
      <w:r w:rsidRPr="00504342">
        <w:rPr>
          <w:iCs/>
        </w:rPr>
        <w:t>Report_Type</w:t>
      </w:r>
      <w:proofErr w:type="spellEnd"/>
      <w:r w:rsidRPr="00504342">
        <w:rPr>
          <w:iCs/>
        </w:rPr>
        <w:t xml:space="preserve"> (used by: </w:t>
      </w:r>
      <w:proofErr w:type="spellStart"/>
      <w:r w:rsidRPr="00504342">
        <w:rPr>
          <w:iCs/>
        </w:rPr>
        <w:t>Contract_Reports</w:t>
      </w:r>
      <w:proofErr w:type="spellEnd"/>
      <w:r w:rsidRPr="00504342">
        <w:rPr>
          <w:iCs/>
        </w:rPr>
        <w:t>)</w:t>
      </w:r>
    </w:p>
    <w:p w14:paraId="5893031F" w14:textId="2A360D23" w:rsidR="00504342" w:rsidRPr="00504342" w:rsidRDefault="00504342" w:rsidP="00504342">
      <w:pPr>
        <w:pStyle w:val="ListParagraph"/>
        <w:numPr>
          <w:ilvl w:val="0"/>
          <w:numId w:val="18"/>
        </w:numPr>
        <w:rPr>
          <w:iCs/>
        </w:rPr>
      </w:pPr>
      <w:proofErr w:type="spellStart"/>
      <w:r w:rsidRPr="00504342">
        <w:rPr>
          <w:iCs/>
        </w:rPr>
        <w:t>Event_Type</w:t>
      </w:r>
      <w:proofErr w:type="spellEnd"/>
      <w:r w:rsidRPr="00504342">
        <w:rPr>
          <w:iCs/>
        </w:rPr>
        <w:t xml:space="preserve"> (used by: </w:t>
      </w:r>
      <w:proofErr w:type="spellStart"/>
      <w:r w:rsidRPr="00504342">
        <w:rPr>
          <w:iCs/>
        </w:rPr>
        <w:t>Admin_Events</w:t>
      </w:r>
      <w:proofErr w:type="spellEnd"/>
      <w:r w:rsidRPr="00504342">
        <w:rPr>
          <w:iCs/>
        </w:rPr>
        <w:t>)</w:t>
      </w:r>
    </w:p>
    <w:p w14:paraId="7A588250" w14:textId="42A646C9" w:rsidR="007937D9" w:rsidRPr="00504342" w:rsidRDefault="00504342" w:rsidP="00504342">
      <w:pPr>
        <w:pStyle w:val="ListParagraph"/>
        <w:numPr>
          <w:ilvl w:val="0"/>
          <w:numId w:val="18"/>
        </w:numPr>
        <w:rPr>
          <w:iCs/>
        </w:rPr>
      </w:pPr>
      <w:proofErr w:type="spellStart"/>
      <w:r w:rsidRPr="00504342">
        <w:rPr>
          <w:iCs/>
        </w:rPr>
        <w:t>Output_Type</w:t>
      </w:r>
      <w:proofErr w:type="spellEnd"/>
      <w:r w:rsidRPr="00504342">
        <w:rPr>
          <w:iCs/>
        </w:rPr>
        <w:t xml:space="preserve"> (used by: </w:t>
      </w:r>
      <w:proofErr w:type="spellStart"/>
      <w:r w:rsidRPr="00504342">
        <w:rPr>
          <w:iCs/>
        </w:rPr>
        <w:t>HL_Team_Outputs</w:t>
      </w:r>
      <w:proofErr w:type="spellEnd"/>
      <w:r w:rsidRPr="00504342">
        <w:rPr>
          <w:iCs/>
        </w:rPr>
        <w:t>)</w:t>
      </w:r>
    </w:p>
    <w:p w14:paraId="308C20B6" w14:textId="77777777" w:rsidR="007937D9" w:rsidRDefault="00000000">
      <w:pPr>
        <w:pStyle w:val="Heading2"/>
      </w:pPr>
      <w:bookmarkStart w:id="13" w:name="_Toc230083181"/>
      <w:proofErr w:type="gramStart"/>
      <w:r>
        <w:t>3.2  Fiscal</w:t>
      </w:r>
      <w:proofErr w:type="gramEnd"/>
      <w:r>
        <w:t>_Years</w:t>
      </w:r>
      <w:bookmarkEnd w:id="13"/>
    </w:p>
    <w:p w14:paraId="5FB063EA" w14:textId="1CA9A818" w:rsidR="007937D9" w:rsidRDefault="00000000">
      <w:r>
        <w:rPr>
          <w:i/>
        </w:rPr>
        <w:t xml:space="preserve">Master list of all fiscal years. </w:t>
      </w:r>
      <w:r w:rsidR="00CD3101">
        <w:rPr>
          <w:i/>
        </w:rPr>
        <w:t>Child Table</w:t>
      </w:r>
      <w:r>
        <w:rPr>
          <w:i/>
        </w:rPr>
        <w:t xml:space="preserve">s join via </w:t>
      </w:r>
      <w:proofErr w:type="spellStart"/>
      <w:r>
        <w:rPr>
          <w:i/>
        </w:rPr>
        <w:t>Fiscal_Year_ID</w:t>
      </w:r>
      <w:proofErr w:type="spellEnd"/>
      <w:r>
        <w:rPr>
          <w:i/>
        </w:rPr>
        <w:t xml:space="preserve"> (</w:t>
      </w:r>
      <w:r w:rsidR="00F8249A">
        <w:rPr>
          <w:i/>
        </w:rPr>
        <w:t>Dataverse GUID</w:t>
      </w:r>
      <w:r>
        <w:rPr>
          <w:i/>
        </w:rPr>
        <w:t>).</w:t>
      </w:r>
    </w:p>
    <w:tbl>
      <w:tblPr>
        <w:tblStyle w:val="TableGrid"/>
        <w:tblW w:w="0" w:type="auto"/>
        <w:tblLook w:val="04A0" w:firstRow="1" w:lastRow="0" w:firstColumn="1" w:lastColumn="0" w:noHBand="0" w:noVBand="1"/>
      </w:tblPr>
      <w:tblGrid>
        <w:gridCol w:w="2050"/>
        <w:gridCol w:w="1487"/>
        <w:gridCol w:w="3921"/>
        <w:gridCol w:w="1892"/>
      </w:tblGrid>
      <w:tr w:rsidR="007937D9" w14:paraId="5539E070"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0CF5F6AE"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53052F8D"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08FE12DC"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16264536" w14:textId="77777777" w:rsidR="007937D9" w:rsidRDefault="00000000">
            <w:pPr>
              <w:jc w:val="center"/>
            </w:pPr>
            <w:r>
              <w:rPr>
                <w:b/>
                <w:color w:val="FFFFFF"/>
                <w:sz w:val="18"/>
              </w:rPr>
              <w:t>Old Masterfile Equivalent</w:t>
            </w:r>
          </w:p>
        </w:tc>
      </w:tr>
      <w:tr w:rsidR="007937D9" w14:paraId="59097FDF" w14:textId="77777777">
        <w:tc>
          <w:tcPr>
            <w:tcW w:w="2160" w:type="dxa"/>
            <w:tcBorders>
              <w:top w:val="single" w:sz="4" w:space="0" w:color="999999"/>
              <w:left w:val="single" w:sz="4" w:space="0" w:color="999999"/>
              <w:bottom w:val="single" w:sz="4" w:space="0" w:color="999999"/>
              <w:right w:val="single" w:sz="4" w:space="0" w:color="999999"/>
            </w:tcBorders>
          </w:tcPr>
          <w:p w14:paraId="28640EE4" w14:textId="77777777" w:rsidR="007937D9" w:rsidRDefault="00000000">
            <w:r>
              <w:rPr>
                <w:sz w:val="18"/>
              </w:rPr>
              <w:t>Fiscal_Year</w:t>
            </w:r>
          </w:p>
        </w:tc>
        <w:tc>
          <w:tcPr>
            <w:tcW w:w="1584" w:type="dxa"/>
            <w:tcBorders>
              <w:top w:val="single" w:sz="4" w:space="0" w:color="999999"/>
              <w:left w:val="single" w:sz="4" w:space="0" w:color="999999"/>
              <w:bottom w:val="single" w:sz="4" w:space="0" w:color="999999"/>
              <w:right w:val="single" w:sz="4" w:space="0" w:color="999999"/>
            </w:tcBorders>
          </w:tcPr>
          <w:p w14:paraId="219C1161"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tcPr>
          <w:p w14:paraId="7B5373D3" w14:textId="77777777" w:rsidR="007937D9" w:rsidRDefault="00000000">
            <w:r>
              <w:rPr>
                <w:sz w:val="18"/>
              </w:rPr>
              <w:t>Format: YYYY-YY e.g. 2024-25. Must be unique.</w:t>
            </w:r>
          </w:p>
        </w:tc>
        <w:tc>
          <w:tcPr>
            <w:tcW w:w="2016" w:type="dxa"/>
            <w:tcBorders>
              <w:top w:val="single" w:sz="4" w:space="0" w:color="999999"/>
              <w:left w:val="single" w:sz="4" w:space="0" w:color="999999"/>
              <w:bottom w:val="single" w:sz="4" w:space="0" w:color="999999"/>
              <w:right w:val="single" w:sz="4" w:space="0" w:color="999999"/>
            </w:tcBorders>
          </w:tcPr>
          <w:p w14:paraId="4B8F71B1" w14:textId="77777777" w:rsidR="007937D9" w:rsidRDefault="00000000">
            <w:r>
              <w:rPr>
                <w:sz w:val="18"/>
              </w:rPr>
              <w:t>Column headers in old masterfile</w:t>
            </w:r>
          </w:p>
        </w:tc>
      </w:tr>
      <w:tr w:rsidR="007937D9" w14:paraId="3D91C5F2"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5C7B6F6B" w14:textId="77777777" w:rsidR="007937D9" w:rsidRDefault="00000000">
            <w:r>
              <w:rPr>
                <w:sz w:val="18"/>
              </w:rPr>
              <w:t>FY_Start_Date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066E3ACF" w14:textId="7F15DE81"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4DD2CFFF" w14:textId="77777777" w:rsidR="007937D9" w:rsidRDefault="00000000">
            <w:r>
              <w:rPr>
                <w:sz w:val="18"/>
              </w:rPr>
              <w:t>April 1 of the opening year</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2B823757" w14:textId="77777777" w:rsidR="007937D9" w:rsidRDefault="007937D9"/>
        </w:tc>
      </w:tr>
      <w:tr w:rsidR="007937D9" w14:paraId="259F2624" w14:textId="77777777">
        <w:tc>
          <w:tcPr>
            <w:tcW w:w="2160" w:type="dxa"/>
            <w:tcBorders>
              <w:top w:val="single" w:sz="4" w:space="0" w:color="999999"/>
              <w:left w:val="single" w:sz="4" w:space="0" w:color="999999"/>
              <w:bottom w:val="single" w:sz="4" w:space="0" w:color="999999"/>
              <w:right w:val="single" w:sz="4" w:space="0" w:color="999999"/>
            </w:tcBorders>
          </w:tcPr>
          <w:p w14:paraId="1C639761" w14:textId="77777777" w:rsidR="007937D9" w:rsidRDefault="00000000">
            <w:r>
              <w:rPr>
                <w:sz w:val="18"/>
              </w:rPr>
              <w:t>FY_End_Date</w:t>
            </w:r>
          </w:p>
        </w:tc>
        <w:tc>
          <w:tcPr>
            <w:tcW w:w="1584" w:type="dxa"/>
            <w:tcBorders>
              <w:top w:val="single" w:sz="4" w:space="0" w:color="999999"/>
              <w:left w:val="single" w:sz="4" w:space="0" w:color="999999"/>
              <w:bottom w:val="single" w:sz="4" w:space="0" w:color="999999"/>
              <w:right w:val="single" w:sz="4" w:space="0" w:color="999999"/>
            </w:tcBorders>
          </w:tcPr>
          <w:p w14:paraId="33B31C23" w14:textId="536636F0"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tcPr>
          <w:p w14:paraId="794B3185" w14:textId="77777777" w:rsidR="007937D9" w:rsidRDefault="00000000">
            <w:r>
              <w:rPr>
                <w:sz w:val="18"/>
              </w:rPr>
              <w:t>March 31 of the closing year</w:t>
            </w:r>
          </w:p>
        </w:tc>
        <w:tc>
          <w:tcPr>
            <w:tcW w:w="2016" w:type="dxa"/>
            <w:tcBorders>
              <w:top w:val="single" w:sz="4" w:space="0" w:color="999999"/>
              <w:left w:val="single" w:sz="4" w:space="0" w:color="999999"/>
              <w:bottom w:val="single" w:sz="4" w:space="0" w:color="999999"/>
              <w:right w:val="single" w:sz="4" w:space="0" w:color="999999"/>
            </w:tcBorders>
          </w:tcPr>
          <w:p w14:paraId="54B7AE1B" w14:textId="77777777" w:rsidR="007937D9" w:rsidRDefault="007937D9"/>
        </w:tc>
      </w:tr>
      <w:tr w:rsidR="007937D9" w14:paraId="12B70C97"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6586EEDE" w14:textId="77777777" w:rsidR="007937D9" w:rsidRDefault="00000000">
            <w:r>
              <w:rPr>
                <w:sz w:val="18"/>
              </w:rPr>
              <w:t>Active_Flag</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0486B8E8" w14:textId="064EFB26" w:rsidR="007937D9" w:rsidRDefault="002F3E68">
            <w:r>
              <w:rPr>
                <w:sz w:val="18"/>
              </w:rPr>
              <w:t>Two Options</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3F70523B" w14:textId="77777777" w:rsidR="007937D9" w:rsidRDefault="00000000">
            <w:r>
              <w:rPr>
                <w:sz w:val="18"/>
              </w:rPr>
              <w:t>Flag for the current or open fiscal year</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530F72E1" w14:textId="77777777" w:rsidR="007937D9" w:rsidRDefault="007937D9"/>
        </w:tc>
      </w:tr>
    </w:tbl>
    <w:p w14:paraId="136AB115" w14:textId="77777777" w:rsidR="007937D9" w:rsidRDefault="007937D9"/>
    <w:p w14:paraId="7F183D41" w14:textId="77777777" w:rsidR="007937D9" w:rsidRDefault="00000000">
      <w:pPr>
        <w:pStyle w:val="Heading2"/>
      </w:pPr>
      <w:bookmarkStart w:id="14" w:name="_Toc230083182"/>
      <w:proofErr w:type="gramStart"/>
      <w:r>
        <w:t>3.3  Staff</w:t>
      </w:r>
      <w:bookmarkEnd w:id="14"/>
      <w:proofErr w:type="gramEnd"/>
    </w:p>
    <w:p w14:paraId="040F375E" w14:textId="01BC57CA" w:rsidR="007937D9" w:rsidRDefault="00000000">
      <w:r>
        <w:rPr>
          <w:i/>
        </w:rPr>
        <w:t>Registry of program staff for coordinator assignment and approval tracking.</w:t>
      </w:r>
    </w:p>
    <w:tbl>
      <w:tblPr>
        <w:tblStyle w:val="TableGrid"/>
        <w:tblW w:w="0" w:type="auto"/>
        <w:tblLook w:val="04A0" w:firstRow="1" w:lastRow="0" w:firstColumn="1" w:lastColumn="0" w:noHBand="0" w:noVBand="1"/>
      </w:tblPr>
      <w:tblGrid>
        <w:gridCol w:w="2025"/>
        <w:gridCol w:w="1485"/>
        <w:gridCol w:w="3939"/>
        <w:gridCol w:w="1901"/>
      </w:tblGrid>
      <w:tr w:rsidR="007937D9" w14:paraId="7D7F9ED6"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56CBC0A7"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61AAA6A6"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6AC8224B"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1AD877FB" w14:textId="77777777" w:rsidR="007937D9" w:rsidRDefault="00000000">
            <w:pPr>
              <w:jc w:val="center"/>
            </w:pPr>
            <w:r>
              <w:rPr>
                <w:b/>
                <w:color w:val="FFFFFF"/>
                <w:sz w:val="18"/>
              </w:rPr>
              <w:t>Old Masterfile Equivalent</w:t>
            </w:r>
          </w:p>
        </w:tc>
      </w:tr>
      <w:tr w:rsidR="007937D9" w14:paraId="79B9E4EA" w14:textId="77777777">
        <w:tc>
          <w:tcPr>
            <w:tcW w:w="2160" w:type="dxa"/>
            <w:tcBorders>
              <w:top w:val="single" w:sz="4" w:space="0" w:color="999999"/>
              <w:left w:val="single" w:sz="4" w:space="0" w:color="999999"/>
              <w:bottom w:val="single" w:sz="4" w:space="0" w:color="999999"/>
              <w:right w:val="single" w:sz="4" w:space="0" w:color="999999"/>
            </w:tcBorders>
          </w:tcPr>
          <w:p w14:paraId="23FD82F6" w14:textId="77777777" w:rsidR="007937D9" w:rsidRDefault="00000000">
            <w:r>
              <w:rPr>
                <w:sz w:val="18"/>
              </w:rPr>
              <w:t>Staff_Name</w:t>
            </w:r>
          </w:p>
        </w:tc>
        <w:tc>
          <w:tcPr>
            <w:tcW w:w="1584" w:type="dxa"/>
            <w:tcBorders>
              <w:top w:val="single" w:sz="4" w:space="0" w:color="999999"/>
              <w:left w:val="single" w:sz="4" w:space="0" w:color="999999"/>
              <w:bottom w:val="single" w:sz="4" w:space="0" w:color="999999"/>
              <w:right w:val="single" w:sz="4" w:space="0" w:color="999999"/>
            </w:tcBorders>
          </w:tcPr>
          <w:p w14:paraId="4F95DDB9"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tcPr>
          <w:p w14:paraId="4367F18D" w14:textId="77777777" w:rsidR="007937D9" w:rsidRDefault="00000000">
            <w:r>
              <w:rPr>
                <w:sz w:val="18"/>
              </w:rPr>
              <w:t>Full name</w:t>
            </w:r>
          </w:p>
        </w:tc>
        <w:tc>
          <w:tcPr>
            <w:tcW w:w="2016" w:type="dxa"/>
            <w:tcBorders>
              <w:top w:val="single" w:sz="4" w:space="0" w:color="999999"/>
              <w:left w:val="single" w:sz="4" w:space="0" w:color="999999"/>
              <w:bottom w:val="single" w:sz="4" w:space="0" w:color="999999"/>
              <w:right w:val="single" w:sz="4" w:space="0" w:color="999999"/>
            </w:tcBorders>
          </w:tcPr>
          <w:p w14:paraId="05AA84EB" w14:textId="77777777" w:rsidR="007937D9" w:rsidRDefault="00000000">
            <w:r>
              <w:rPr>
                <w:sz w:val="18"/>
              </w:rPr>
              <w:t>Coordinator Assigned</w:t>
            </w:r>
          </w:p>
        </w:tc>
      </w:tr>
      <w:tr w:rsidR="007937D9" w14:paraId="78828569"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6B8FD207" w14:textId="77777777" w:rsidR="007937D9" w:rsidRDefault="00000000">
            <w:r>
              <w:rPr>
                <w:sz w:val="18"/>
              </w:rPr>
              <w:t>Role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07793B7A"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50EB5E35" w14:textId="77777777" w:rsidR="007937D9" w:rsidRDefault="00000000">
            <w:r>
              <w:rPr>
                <w:sz w:val="18"/>
              </w:rPr>
              <w:t>e.g. Specialist, Administrator, Manager</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7089FB81" w14:textId="77777777" w:rsidR="007937D9" w:rsidRDefault="007937D9"/>
        </w:tc>
      </w:tr>
      <w:tr w:rsidR="007937D9" w14:paraId="7CD890B4" w14:textId="77777777">
        <w:tc>
          <w:tcPr>
            <w:tcW w:w="2160" w:type="dxa"/>
            <w:tcBorders>
              <w:top w:val="single" w:sz="4" w:space="0" w:color="999999"/>
              <w:left w:val="single" w:sz="4" w:space="0" w:color="999999"/>
              <w:bottom w:val="single" w:sz="4" w:space="0" w:color="999999"/>
              <w:right w:val="single" w:sz="4" w:space="0" w:color="999999"/>
            </w:tcBorders>
          </w:tcPr>
          <w:p w14:paraId="42450F98" w14:textId="77777777" w:rsidR="007937D9" w:rsidRDefault="00000000">
            <w:commentRangeStart w:id="15"/>
            <w:r>
              <w:rPr>
                <w:sz w:val="18"/>
              </w:rPr>
              <w:t>Email</w:t>
            </w:r>
            <w:commentRangeEnd w:id="15"/>
            <w:r w:rsidR="00024A7D">
              <w:rPr>
                <w:rStyle w:val="CommentReference"/>
              </w:rPr>
              <w:commentReference w:id="15"/>
            </w:r>
          </w:p>
        </w:tc>
        <w:tc>
          <w:tcPr>
            <w:tcW w:w="1584" w:type="dxa"/>
            <w:tcBorders>
              <w:top w:val="single" w:sz="4" w:space="0" w:color="999999"/>
              <w:left w:val="single" w:sz="4" w:space="0" w:color="999999"/>
              <w:bottom w:val="single" w:sz="4" w:space="0" w:color="999999"/>
              <w:right w:val="single" w:sz="4" w:space="0" w:color="999999"/>
            </w:tcBorders>
          </w:tcPr>
          <w:p w14:paraId="6E741D32"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tcPr>
          <w:p w14:paraId="77910557"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1186D651" w14:textId="77777777" w:rsidR="007937D9" w:rsidRDefault="007937D9"/>
        </w:tc>
      </w:tr>
      <w:tr w:rsidR="007937D9" w14:paraId="0B737082"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1B343AD6" w14:textId="77777777" w:rsidR="007937D9" w:rsidRDefault="00000000">
            <w:r>
              <w:rPr>
                <w:sz w:val="18"/>
              </w:rPr>
              <w:t>Active_Flag</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3DC1D785" w14:textId="44FABEDC" w:rsidR="007937D9" w:rsidRDefault="00F8249A">
            <w:r>
              <w:rPr>
                <w:sz w:val="18"/>
              </w:rPr>
              <w:t>T</w:t>
            </w:r>
            <w:r w:rsidR="002F3E68">
              <w:rPr>
                <w:sz w:val="18"/>
              </w:rPr>
              <w:t>wo Options</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5075D07F"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52CC8768" w14:textId="77777777" w:rsidR="007937D9" w:rsidRDefault="007937D9"/>
        </w:tc>
      </w:tr>
    </w:tbl>
    <w:p w14:paraId="05865F7A" w14:textId="77777777" w:rsidR="007937D9" w:rsidRDefault="00000000">
      <w:pPr>
        <w:pStyle w:val="Heading2"/>
      </w:pPr>
      <w:bookmarkStart w:id="16" w:name="_Toc230083183"/>
      <w:proofErr w:type="gramStart"/>
      <w:r>
        <w:lastRenderedPageBreak/>
        <w:t>3.4  Communities</w:t>
      </w:r>
      <w:bookmarkEnd w:id="16"/>
      <w:proofErr w:type="gramEnd"/>
    </w:p>
    <w:p w14:paraId="7C7FD0B0" w14:textId="69B70355" w:rsidR="007937D9" w:rsidRDefault="00000000">
      <w:r>
        <w:rPr>
          <w:i/>
        </w:rPr>
        <w:t xml:space="preserve">Master registry of all communities and organizations. One row per entity. If Health_Corridor values change provincially, update </w:t>
      </w:r>
      <w:r w:rsidR="00234AA5">
        <w:rPr>
          <w:i/>
        </w:rPr>
        <w:t>Global Options Set</w:t>
      </w:r>
      <w:r>
        <w:rPr>
          <w:i/>
        </w:rPr>
        <w:t xml:space="preserve"> only — do not update individual community records.</w:t>
      </w:r>
    </w:p>
    <w:tbl>
      <w:tblPr>
        <w:tblStyle w:val="TableGrid"/>
        <w:tblW w:w="0" w:type="auto"/>
        <w:tblLook w:val="04A0" w:firstRow="1" w:lastRow="0" w:firstColumn="1" w:lastColumn="0" w:noHBand="0" w:noVBand="1"/>
      </w:tblPr>
      <w:tblGrid>
        <w:gridCol w:w="2075"/>
        <w:gridCol w:w="1477"/>
        <w:gridCol w:w="3907"/>
        <w:gridCol w:w="1891"/>
      </w:tblGrid>
      <w:tr w:rsidR="007937D9" w14:paraId="13C81857"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4E75F5D5"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1E64DD00"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1E7EFCB4"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08B1459C" w14:textId="77777777" w:rsidR="007937D9" w:rsidRDefault="00000000">
            <w:pPr>
              <w:jc w:val="center"/>
            </w:pPr>
            <w:r>
              <w:rPr>
                <w:b/>
                <w:color w:val="FFFFFF"/>
                <w:sz w:val="18"/>
              </w:rPr>
              <w:t>Old Masterfile Equivalent</w:t>
            </w:r>
          </w:p>
        </w:tc>
      </w:tr>
      <w:tr w:rsidR="007937D9" w14:paraId="0F0343D7" w14:textId="77777777">
        <w:tc>
          <w:tcPr>
            <w:tcW w:w="2160" w:type="dxa"/>
            <w:tcBorders>
              <w:top w:val="single" w:sz="4" w:space="0" w:color="999999"/>
              <w:left w:val="single" w:sz="4" w:space="0" w:color="999999"/>
              <w:bottom w:val="single" w:sz="4" w:space="0" w:color="999999"/>
              <w:right w:val="single" w:sz="4" w:space="0" w:color="999999"/>
            </w:tcBorders>
          </w:tcPr>
          <w:p w14:paraId="7E5A6A96" w14:textId="77777777" w:rsidR="007937D9" w:rsidRDefault="00000000">
            <w:r>
              <w:rPr>
                <w:sz w:val="18"/>
              </w:rPr>
              <w:t>Community_Name</w:t>
            </w:r>
          </w:p>
        </w:tc>
        <w:tc>
          <w:tcPr>
            <w:tcW w:w="1584" w:type="dxa"/>
            <w:tcBorders>
              <w:top w:val="single" w:sz="4" w:space="0" w:color="999999"/>
              <w:left w:val="single" w:sz="4" w:space="0" w:color="999999"/>
              <w:bottom w:val="single" w:sz="4" w:space="0" w:color="999999"/>
              <w:right w:val="single" w:sz="4" w:space="0" w:color="999999"/>
            </w:tcBorders>
          </w:tcPr>
          <w:p w14:paraId="6DB80A67"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tcPr>
          <w:p w14:paraId="487412D2" w14:textId="77777777" w:rsidR="007937D9" w:rsidRDefault="00000000">
            <w:r>
              <w:rPr>
                <w:sz w:val="18"/>
              </w:rPr>
              <w:t>Legal or commonly used name; must be unique</w:t>
            </w:r>
          </w:p>
        </w:tc>
        <w:tc>
          <w:tcPr>
            <w:tcW w:w="2016" w:type="dxa"/>
            <w:tcBorders>
              <w:top w:val="single" w:sz="4" w:space="0" w:color="999999"/>
              <w:left w:val="single" w:sz="4" w:space="0" w:color="999999"/>
              <w:bottom w:val="single" w:sz="4" w:space="0" w:color="999999"/>
              <w:right w:val="single" w:sz="4" w:space="0" w:color="999999"/>
            </w:tcBorders>
          </w:tcPr>
          <w:p w14:paraId="2802D071" w14:textId="77777777" w:rsidR="007937D9" w:rsidRDefault="00000000">
            <w:r>
              <w:rPr>
                <w:sz w:val="18"/>
              </w:rPr>
              <w:t>Communities</w:t>
            </w:r>
          </w:p>
        </w:tc>
      </w:tr>
      <w:tr w:rsidR="007937D9" w14:paraId="0F753F60"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0B4E38D8" w14:textId="77777777" w:rsidR="007937D9" w:rsidRDefault="00000000">
            <w:r>
              <w:rPr>
                <w:sz w:val="18"/>
              </w:rPr>
              <w:t>Community_Type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52E7709D" w14:textId="53B3C1E2" w:rsidR="007937D9" w:rsidRDefault="00CD3101">
            <w:r>
              <w:rPr>
                <w:sz w:val="18"/>
              </w:rPr>
              <w:t>Global Option Set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13D80F14" w14:textId="3001F4DD" w:rsidR="007937D9" w:rsidRDefault="00000000">
            <w:proofErr w:type="spellStart"/>
            <w:r>
              <w:rPr>
                <w:sz w:val="18"/>
              </w:rPr>
              <w:t>Community_Type</w:t>
            </w:r>
            <w:proofErr w:type="spellEnd"/>
            <w:r w:rsidR="0003198A">
              <w:rPr>
                <w:sz w:val="18"/>
              </w:rPr>
              <w:t xml:space="preserve"> option set</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62C73626" w14:textId="77777777" w:rsidR="007937D9" w:rsidRDefault="00000000">
            <w:r>
              <w:rPr>
                <w:sz w:val="18"/>
              </w:rPr>
              <w:t>Entity Type</w:t>
            </w:r>
          </w:p>
        </w:tc>
      </w:tr>
      <w:tr w:rsidR="007937D9" w14:paraId="6E6679B3" w14:textId="77777777">
        <w:tc>
          <w:tcPr>
            <w:tcW w:w="2160" w:type="dxa"/>
            <w:tcBorders>
              <w:top w:val="single" w:sz="4" w:space="0" w:color="999999"/>
              <w:left w:val="single" w:sz="4" w:space="0" w:color="999999"/>
              <w:bottom w:val="single" w:sz="4" w:space="0" w:color="999999"/>
              <w:right w:val="single" w:sz="4" w:space="0" w:color="999999"/>
            </w:tcBorders>
          </w:tcPr>
          <w:p w14:paraId="200D0B1C" w14:textId="77777777" w:rsidR="007937D9" w:rsidRDefault="00000000">
            <w:r>
              <w:rPr>
                <w:sz w:val="18"/>
              </w:rPr>
              <w:t>Treaty_Area</w:t>
            </w:r>
          </w:p>
        </w:tc>
        <w:tc>
          <w:tcPr>
            <w:tcW w:w="1584" w:type="dxa"/>
            <w:tcBorders>
              <w:top w:val="single" w:sz="4" w:space="0" w:color="999999"/>
              <w:left w:val="single" w:sz="4" w:space="0" w:color="999999"/>
              <w:bottom w:val="single" w:sz="4" w:space="0" w:color="999999"/>
              <w:right w:val="single" w:sz="4" w:space="0" w:color="999999"/>
            </w:tcBorders>
          </w:tcPr>
          <w:p w14:paraId="2F7004B8" w14:textId="5890E099" w:rsidR="007937D9" w:rsidRDefault="00CD3101">
            <w:r>
              <w:rPr>
                <w:sz w:val="18"/>
              </w:rPr>
              <w:t>Global Option Set</w:t>
            </w:r>
          </w:p>
        </w:tc>
        <w:tc>
          <w:tcPr>
            <w:tcW w:w="4320" w:type="dxa"/>
            <w:tcBorders>
              <w:top w:val="single" w:sz="4" w:space="0" w:color="999999"/>
              <w:left w:val="single" w:sz="4" w:space="0" w:color="999999"/>
              <w:bottom w:val="single" w:sz="4" w:space="0" w:color="999999"/>
              <w:right w:val="single" w:sz="4" w:space="0" w:color="999999"/>
            </w:tcBorders>
          </w:tcPr>
          <w:p w14:paraId="7771CE9F" w14:textId="56BC00B2" w:rsidR="007937D9" w:rsidRDefault="00000000">
            <w:proofErr w:type="spellStart"/>
            <w:r>
              <w:rPr>
                <w:sz w:val="18"/>
              </w:rPr>
              <w:t>Treaty_Area</w:t>
            </w:r>
            <w:proofErr w:type="spellEnd"/>
            <w:r w:rsidR="0003198A">
              <w:rPr>
                <w:sz w:val="18"/>
              </w:rPr>
              <w:t xml:space="preserve"> option set</w:t>
            </w:r>
            <w:r>
              <w:rPr>
                <w:sz w:val="18"/>
              </w:rPr>
              <w:t xml:space="preserve"> — applies to First Nations and Tribal Councils only; leave blank for all other Community_Types</w:t>
            </w:r>
          </w:p>
        </w:tc>
        <w:tc>
          <w:tcPr>
            <w:tcW w:w="2016" w:type="dxa"/>
            <w:tcBorders>
              <w:top w:val="single" w:sz="4" w:space="0" w:color="999999"/>
              <w:left w:val="single" w:sz="4" w:space="0" w:color="999999"/>
              <w:bottom w:val="single" w:sz="4" w:space="0" w:color="999999"/>
              <w:right w:val="single" w:sz="4" w:space="0" w:color="999999"/>
            </w:tcBorders>
          </w:tcPr>
          <w:p w14:paraId="6410AA69" w14:textId="77777777" w:rsidR="007937D9" w:rsidRDefault="00000000">
            <w:r>
              <w:rPr>
                <w:sz w:val="18"/>
              </w:rPr>
              <w:t>Designation</w:t>
            </w:r>
          </w:p>
        </w:tc>
      </w:tr>
      <w:tr w:rsidR="007937D9" w14:paraId="360B5EF6"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6C57B605" w14:textId="77777777" w:rsidR="007937D9" w:rsidRDefault="00000000">
            <w:r>
              <w:rPr>
                <w:sz w:val="18"/>
              </w:rPr>
              <w:t>Health_Corridor</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7BEED087" w14:textId="68C2C981" w:rsidR="007937D9" w:rsidRDefault="00CD3101">
            <w:r>
              <w:rPr>
                <w:sz w:val="18"/>
              </w:rPr>
              <w:t>Global Option Set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13C2CED8" w14:textId="55E801AD" w:rsidR="007937D9" w:rsidRDefault="00000000">
            <w:proofErr w:type="spellStart"/>
            <w:r>
              <w:rPr>
                <w:sz w:val="18"/>
              </w:rPr>
              <w:t>Health_Corridor</w:t>
            </w:r>
            <w:proofErr w:type="spellEnd"/>
            <w:r w:rsidR="0003198A">
              <w:rPr>
                <w:sz w:val="18"/>
              </w:rPr>
              <w:t xml:space="preserve"> </w:t>
            </w:r>
            <w:r w:rsidR="00234AA5">
              <w:rPr>
                <w:sz w:val="18"/>
              </w:rPr>
              <w:t>option set</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3385FB6D" w14:textId="77777777" w:rsidR="007937D9" w:rsidRDefault="00000000">
            <w:r>
              <w:rPr>
                <w:sz w:val="18"/>
              </w:rPr>
              <w:t>Zone</w:t>
            </w:r>
          </w:p>
        </w:tc>
      </w:tr>
      <w:tr w:rsidR="007937D9" w14:paraId="5A287730" w14:textId="77777777">
        <w:tc>
          <w:tcPr>
            <w:tcW w:w="2160" w:type="dxa"/>
            <w:tcBorders>
              <w:top w:val="single" w:sz="4" w:space="0" w:color="999999"/>
              <w:left w:val="single" w:sz="4" w:space="0" w:color="999999"/>
              <w:bottom w:val="single" w:sz="4" w:space="0" w:color="999999"/>
              <w:right w:val="single" w:sz="4" w:space="0" w:color="999999"/>
            </w:tcBorders>
          </w:tcPr>
          <w:p w14:paraId="6D46DF74" w14:textId="77777777" w:rsidR="007937D9" w:rsidRDefault="00000000">
            <w:r>
              <w:rPr>
                <w:sz w:val="18"/>
              </w:rPr>
              <w:t>Notes</w:t>
            </w:r>
          </w:p>
        </w:tc>
        <w:tc>
          <w:tcPr>
            <w:tcW w:w="1584" w:type="dxa"/>
            <w:tcBorders>
              <w:top w:val="single" w:sz="4" w:space="0" w:color="999999"/>
              <w:left w:val="single" w:sz="4" w:space="0" w:color="999999"/>
              <w:bottom w:val="single" w:sz="4" w:space="0" w:color="999999"/>
              <w:right w:val="single" w:sz="4" w:space="0" w:color="999999"/>
            </w:tcBorders>
          </w:tcPr>
          <w:p w14:paraId="52F7480C" w14:textId="09B9361F"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tcPr>
          <w:p w14:paraId="7393C534"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07015BB9" w14:textId="77777777" w:rsidR="007937D9" w:rsidRDefault="007937D9"/>
        </w:tc>
      </w:tr>
    </w:tbl>
    <w:p w14:paraId="5D714201" w14:textId="77777777" w:rsidR="007937D9" w:rsidRDefault="007937D9"/>
    <w:p w14:paraId="5CFE0AD6" w14:textId="77777777" w:rsidR="007937D9" w:rsidRDefault="00000000">
      <w:pPr>
        <w:pStyle w:val="Heading2"/>
      </w:pPr>
      <w:bookmarkStart w:id="17" w:name="_Toc230083184"/>
      <w:proofErr w:type="gramStart"/>
      <w:r>
        <w:t>3.5  Community</w:t>
      </w:r>
      <w:proofErr w:type="gramEnd"/>
      <w:r>
        <w:t>_Demographics</w:t>
      </w:r>
      <w:bookmarkEnd w:id="17"/>
    </w:p>
    <w:p w14:paraId="2CD2376E" w14:textId="2DC08492" w:rsidR="007937D9" w:rsidRDefault="00000000">
      <w:r>
        <w:rPr>
          <w:i/>
        </w:rPr>
        <w:t>Population data over time. One row per update — do not overwrite existing rows; create a new row to preserve history.</w:t>
      </w:r>
    </w:p>
    <w:tbl>
      <w:tblPr>
        <w:tblStyle w:val="TableGrid"/>
        <w:tblW w:w="0" w:type="auto"/>
        <w:tblLook w:val="04A0" w:firstRow="1" w:lastRow="0" w:firstColumn="1" w:lastColumn="0" w:noHBand="0" w:noVBand="1"/>
      </w:tblPr>
      <w:tblGrid>
        <w:gridCol w:w="2060"/>
        <w:gridCol w:w="1473"/>
        <w:gridCol w:w="3959"/>
        <w:gridCol w:w="1858"/>
      </w:tblGrid>
      <w:tr w:rsidR="007937D9" w14:paraId="6093B499"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17A54BA2"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3B534312"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0440CC61"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44ED599D" w14:textId="77777777" w:rsidR="007937D9" w:rsidRDefault="00000000">
            <w:pPr>
              <w:jc w:val="center"/>
            </w:pPr>
            <w:r>
              <w:rPr>
                <w:b/>
                <w:color w:val="FFFFFF"/>
                <w:sz w:val="18"/>
              </w:rPr>
              <w:t>Old Masterfile Equivalent</w:t>
            </w:r>
          </w:p>
        </w:tc>
      </w:tr>
      <w:tr w:rsidR="007937D9" w14:paraId="6F2443D7" w14:textId="77777777">
        <w:tc>
          <w:tcPr>
            <w:tcW w:w="2160" w:type="dxa"/>
            <w:tcBorders>
              <w:top w:val="single" w:sz="4" w:space="0" w:color="999999"/>
              <w:left w:val="single" w:sz="4" w:space="0" w:color="999999"/>
              <w:bottom w:val="single" w:sz="4" w:space="0" w:color="999999"/>
              <w:right w:val="single" w:sz="4" w:space="0" w:color="999999"/>
            </w:tcBorders>
          </w:tcPr>
          <w:p w14:paraId="1D84463F" w14:textId="77777777" w:rsidR="007937D9" w:rsidRDefault="00000000">
            <w:r>
              <w:rPr>
                <w:sz w:val="18"/>
              </w:rPr>
              <w:t>Community_ID</w:t>
            </w:r>
          </w:p>
        </w:tc>
        <w:tc>
          <w:tcPr>
            <w:tcW w:w="1584" w:type="dxa"/>
            <w:tcBorders>
              <w:top w:val="single" w:sz="4" w:space="0" w:color="999999"/>
              <w:left w:val="single" w:sz="4" w:space="0" w:color="999999"/>
              <w:bottom w:val="single" w:sz="4" w:space="0" w:color="999999"/>
              <w:right w:val="single" w:sz="4" w:space="0" w:color="999999"/>
            </w:tcBorders>
          </w:tcPr>
          <w:p w14:paraId="7687B19B" w14:textId="32E2BBE2"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4EB57587" w14:textId="77777777" w:rsidR="007937D9" w:rsidRDefault="00000000">
            <w:r>
              <w:rPr>
                <w:sz w:val="18"/>
              </w:rPr>
              <w:t>→ Communities; displays Community_Name; required</w:t>
            </w:r>
          </w:p>
        </w:tc>
        <w:tc>
          <w:tcPr>
            <w:tcW w:w="2016" w:type="dxa"/>
            <w:tcBorders>
              <w:top w:val="single" w:sz="4" w:space="0" w:color="999999"/>
              <w:left w:val="single" w:sz="4" w:space="0" w:color="999999"/>
              <w:bottom w:val="single" w:sz="4" w:space="0" w:color="999999"/>
              <w:right w:val="single" w:sz="4" w:space="0" w:color="999999"/>
            </w:tcBorders>
          </w:tcPr>
          <w:p w14:paraId="226A9D60" w14:textId="77777777" w:rsidR="007937D9" w:rsidRDefault="007937D9"/>
        </w:tc>
      </w:tr>
      <w:tr w:rsidR="007937D9" w14:paraId="2FD4AAF7"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5D4B7262" w14:textId="77777777" w:rsidR="007937D9" w:rsidRDefault="00000000">
            <w:r>
              <w:rPr>
                <w:sz w:val="18"/>
              </w:rPr>
              <w:t>Record_Date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32700D5E" w14:textId="7567174A"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0FBD9AFB" w14:textId="77777777" w:rsidR="007937D9" w:rsidRDefault="00000000">
            <w:r>
              <w:rPr>
                <w:sz w:val="18"/>
              </w:rPr>
              <w:t>Date this data was recorded or sourced</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77EF3BC3" w14:textId="77777777" w:rsidR="007937D9" w:rsidRDefault="007937D9"/>
        </w:tc>
      </w:tr>
      <w:tr w:rsidR="007937D9" w14:paraId="67F37B46" w14:textId="77777777">
        <w:tc>
          <w:tcPr>
            <w:tcW w:w="2160" w:type="dxa"/>
            <w:tcBorders>
              <w:top w:val="single" w:sz="4" w:space="0" w:color="999999"/>
              <w:left w:val="single" w:sz="4" w:space="0" w:color="999999"/>
              <w:bottom w:val="single" w:sz="4" w:space="0" w:color="999999"/>
              <w:right w:val="single" w:sz="4" w:space="0" w:color="999999"/>
            </w:tcBorders>
          </w:tcPr>
          <w:p w14:paraId="0CAF9AC7" w14:textId="77777777" w:rsidR="007937D9" w:rsidRDefault="00000000">
            <w:r>
              <w:rPr>
                <w:sz w:val="18"/>
              </w:rPr>
              <w:t>Population_Total</w:t>
            </w:r>
          </w:p>
        </w:tc>
        <w:tc>
          <w:tcPr>
            <w:tcW w:w="1584" w:type="dxa"/>
            <w:tcBorders>
              <w:top w:val="single" w:sz="4" w:space="0" w:color="999999"/>
              <w:left w:val="single" w:sz="4" w:space="0" w:color="999999"/>
              <w:bottom w:val="single" w:sz="4" w:space="0" w:color="999999"/>
              <w:right w:val="single" w:sz="4" w:space="0" w:color="999999"/>
            </w:tcBorders>
          </w:tcPr>
          <w:p w14:paraId="47D17DFD" w14:textId="769CBC52" w:rsidR="007937D9" w:rsidRDefault="00CD3101">
            <w:r>
              <w:rPr>
                <w:sz w:val="18"/>
              </w:rPr>
              <w:t>Whole Number</w:t>
            </w:r>
          </w:p>
        </w:tc>
        <w:tc>
          <w:tcPr>
            <w:tcW w:w="4320" w:type="dxa"/>
            <w:tcBorders>
              <w:top w:val="single" w:sz="4" w:space="0" w:color="999999"/>
              <w:left w:val="single" w:sz="4" w:space="0" w:color="999999"/>
              <w:bottom w:val="single" w:sz="4" w:space="0" w:color="999999"/>
              <w:right w:val="single" w:sz="4" w:space="0" w:color="999999"/>
            </w:tcBorders>
          </w:tcPr>
          <w:p w14:paraId="4ADB2781" w14:textId="77777777" w:rsidR="007937D9" w:rsidRDefault="00000000">
            <w:r>
              <w:rPr>
                <w:sz w:val="18"/>
              </w:rPr>
              <w:t>Total community or organizational membership/population</w:t>
            </w:r>
          </w:p>
        </w:tc>
        <w:tc>
          <w:tcPr>
            <w:tcW w:w="2016" w:type="dxa"/>
            <w:tcBorders>
              <w:top w:val="single" w:sz="4" w:space="0" w:color="999999"/>
              <w:left w:val="single" w:sz="4" w:space="0" w:color="999999"/>
              <w:bottom w:val="single" w:sz="4" w:space="0" w:color="999999"/>
              <w:right w:val="single" w:sz="4" w:space="0" w:color="999999"/>
            </w:tcBorders>
          </w:tcPr>
          <w:p w14:paraId="54875C79" w14:textId="77777777" w:rsidR="007937D9" w:rsidRDefault="007937D9"/>
        </w:tc>
      </w:tr>
      <w:tr w:rsidR="007937D9" w14:paraId="3DE348FC"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02CD2D29" w14:textId="77777777" w:rsidR="007937D9" w:rsidRDefault="00000000">
            <w:r>
              <w:rPr>
                <w:sz w:val="18"/>
              </w:rPr>
              <w:t>Population_Youth</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144A339F" w14:textId="4C093194" w:rsidR="007937D9" w:rsidRDefault="00CD3101">
            <w:r>
              <w:rPr>
                <w:sz w:val="18"/>
              </w:rPr>
              <w:t>Whole Number</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7DAB174D" w14:textId="77777777" w:rsidR="007937D9" w:rsidRDefault="00000000">
            <w:r>
              <w:rPr>
                <w:sz w:val="18"/>
              </w:rPr>
              <w:t>Number of community members who are youth</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27A9F330" w14:textId="77777777" w:rsidR="007937D9" w:rsidRDefault="007937D9"/>
        </w:tc>
      </w:tr>
      <w:tr w:rsidR="007937D9" w14:paraId="7AF4DC55" w14:textId="77777777">
        <w:tc>
          <w:tcPr>
            <w:tcW w:w="2160" w:type="dxa"/>
            <w:tcBorders>
              <w:top w:val="single" w:sz="4" w:space="0" w:color="999999"/>
              <w:left w:val="single" w:sz="4" w:space="0" w:color="999999"/>
              <w:bottom w:val="single" w:sz="4" w:space="0" w:color="999999"/>
              <w:right w:val="single" w:sz="4" w:space="0" w:color="999999"/>
            </w:tcBorders>
          </w:tcPr>
          <w:p w14:paraId="5373CF80" w14:textId="77777777" w:rsidR="007937D9" w:rsidRDefault="00000000">
            <w:r>
              <w:rPr>
                <w:sz w:val="18"/>
              </w:rPr>
              <w:t>Source</w:t>
            </w:r>
          </w:p>
        </w:tc>
        <w:tc>
          <w:tcPr>
            <w:tcW w:w="1584" w:type="dxa"/>
            <w:tcBorders>
              <w:top w:val="single" w:sz="4" w:space="0" w:color="999999"/>
              <w:left w:val="single" w:sz="4" w:space="0" w:color="999999"/>
              <w:bottom w:val="single" w:sz="4" w:space="0" w:color="999999"/>
              <w:right w:val="single" w:sz="4" w:space="0" w:color="999999"/>
            </w:tcBorders>
          </w:tcPr>
          <w:p w14:paraId="1CEC472E"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tcPr>
          <w:p w14:paraId="2F7375D8" w14:textId="77777777" w:rsidR="007937D9" w:rsidRDefault="00000000">
            <w:r>
              <w:rPr>
                <w:sz w:val="18"/>
              </w:rPr>
              <w:t>e.g. 2021 Census or community-provided</w:t>
            </w:r>
          </w:p>
        </w:tc>
        <w:tc>
          <w:tcPr>
            <w:tcW w:w="2016" w:type="dxa"/>
            <w:tcBorders>
              <w:top w:val="single" w:sz="4" w:space="0" w:color="999999"/>
              <w:left w:val="single" w:sz="4" w:space="0" w:color="999999"/>
              <w:bottom w:val="single" w:sz="4" w:space="0" w:color="999999"/>
              <w:right w:val="single" w:sz="4" w:space="0" w:color="999999"/>
            </w:tcBorders>
          </w:tcPr>
          <w:p w14:paraId="7B7CB9E7" w14:textId="77777777" w:rsidR="007937D9" w:rsidRDefault="007937D9"/>
        </w:tc>
      </w:tr>
      <w:tr w:rsidR="007937D9" w14:paraId="34D05123"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1EB5AE2E" w14:textId="77777777" w:rsidR="007937D9" w:rsidRDefault="00000000">
            <w:r>
              <w:rPr>
                <w:sz w:val="18"/>
              </w:rPr>
              <w:t>Notes</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3AE7D395" w14:textId="2C70A69A"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6AACCFCC"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02ACA8B1" w14:textId="77777777" w:rsidR="007937D9" w:rsidRDefault="007937D9"/>
        </w:tc>
      </w:tr>
    </w:tbl>
    <w:p w14:paraId="36C58675" w14:textId="77777777" w:rsidR="007937D9" w:rsidRDefault="007937D9"/>
    <w:p w14:paraId="52C3FFB5" w14:textId="77777777" w:rsidR="007937D9" w:rsidRDefault="00000000">
      <w:pPr>
        <w:pStyle w:val="Heading2"/>
      </w:pPr>
      <w:bookmarkStart w:id="18" w:name="_Toc230083185"/>
      <w:proofErr w:type="gramStart"/>
      <w:r>
        <w:t>3.6  Community</w:t>
      </w:r>
      <w:proofErr w:type="gramEnd"/>
      <w:r>
        <w:t>_Contacts</w:t>
      </w:r>
      <w:bookmarkEnd w:id="18"/>
    </w:p>
    <w:p w14:paraId="5A6E863D" w14:textId="4DAA9F71" w:rsidR="007937D9" w:rsidRDefault="00000000">
      <w:r>
        <w:rPr>
          <w:i/>
        </w:rPr>
        <w:t>Contacts associated with a community. History without deletion: set Is_Current = No and Effective_To on old record, then create new record.</w:t>
      </w:r>
    </w:p>
    <w:tbl>
      <w:tblPr>
        <w:tblStyle w:val="TableGrid"/>
        <w:tblW w:w="0" w:type="auto"/>
        <w:tblLook w:val="04A0" w:firstRow="1" w:lastRow="0" w:firstColumn="1" w:lastColumn="0" w:noHBand="0" w:noVBand="1"/>
      </w:tblPr>
      <w:tblGrid>
        <w:gridCol w:w="2053"/>
        <w:gridCol w:w="1492"/>
        <w:gridCol w:w="3920"/>
        <w:gridCol w:w="1885"/>
      </w:tblGrid>
      <w:tr w:rsidR="007937D9" w14:paraId="5178B7B2"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5D20C04E"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4C7E4AA0"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2401B13F"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6FF97E8C" w14:textId="77777777" w:rsidR="007937D9" w:rsidRDefault="00000000">
            <w:pPr>
              <w:jc w:val="center"/>
            </w:pPr>
            <w:r>
              <w:rPr>
                <w:b/>
                <w:color w:val="FFFFFF"/>
                <w:sz w:val="18"/>
              </w:rPr>
              <w:t>Old Masterfile Equivalent</w:t>
            </w:r>
          </w:p>
        </w:tc>
      </w:tr>
      <w:tr w:rsidR="007937D9" w14:paraId="7424541E" w14:textId="77777777">
        <w:tc>
          <w:tcPr>
            <w:tcW w:w="2160" w:type="dxa"/>
            <w:tcBorders>
              <w:top w:val="single" w:sz="4" w:space="0" w:color="999999"/>
              <w:left w:val="single" w:sz="4" w:space="0" w:color="999999"/>
              <w:bottom w:val="single" w:sz="4" w:space="0" w:color="999999"/>
              <w:right w:val="single" w:sz="4" w:space="0" w:color="999999"/>
            </w:tcBorders>
          </w:tcPr>
          <w:p w14:paraId="1F2C04CD" w14:textId="77777777" w:rsidR="007937D9" w:rsidRDefault="00000000">
            <w:r>
              <w:rPr>
                <w:sz w:val="18"/>
              </w:rPr>
              <w:t>Community_ID</w:t>
            </w:r>
          </w:p>
        </w:tc>
        <w:tc>
          <w:tcPr>
            <w:tcW w:w="1584" w:type="dxa"/>
            <w:tcBorders>
              <w:top w:val="single" w:sz="4" w:space="0" w:color="999999"/>
              <w:left w:val="single" w:sz="4" w:space="0" w:color="999999"/>
              <w:bottom w:val="single" w:sz="4" w:space="0" w:color="999999"/>
              <w:right w:val="single" w:sz="4" w:space="0" w:color="999999"/>
            </w:tcBorders>
          </w:tcPr>
          <w:p w14:paraId="76C0FDD7" w14:textId="46C084B9"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64D72B59" w14:textId="77777777" w:rsidR="007937D9" w:rsidRDefault="00000000">
            <w:r>
              <w:rPr>
                <w:sz w:val="18"/>
              </w:rPr>
              <w:t>→ Communities; required</w:t>
            </w:r>
          </w:p>
        </w:tc>
        <w:tc>
          <w:tcPr>
            <w:tcW w:w="2016" w:type="dxa"/>
            <w:tcBorders>
              <w:top w:val="single" w:sz="4" w:space="0" w:color="999999"/>
              <w:left w:val="single" w:sz="4" w:space="0" w:color="999999"/>
              <w:bottom w:val="single" w:sz="4" w:space="0" w:color="999999"/>
              <w:right w:val="single" w:sz="4" w:space="0" w:color="999999"/>
            </w:tcBorders>
          </w:tcPr>
          <w:p w14:paraId="2DA6D41E" w14:textId="77777777" w:rsidR="007937D9" w:rsidRDefault="007937D9"/>
        </w:tc>
      </w:tr>
      <w:tr w:rsidR="007937D9" w14:paraId="19F2DDF1"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30BBFF35" w14:textId="77777777" w:rsidR="007937D9" w:rsidRDefault="00000000">
            <w:r>
              <w:rPr>
                <w:sz w:val="18"/>
              </w:rPr>
              <w:t>Contact_Type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373A54EB" w14:textId="0962C752" w:rsidR="007937D9" w:rsidRDefault="00CD3101">
            <w:r>
              <w:rPr>
                <w:sz w:val="18"/>
              </w:rPr>
              <w:t>Choice</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53D88BD8" w14:textId="77777777" w:rsidR="007937D9" w:rsidRDefault="00000000">
            <w:r>
              <w:rPr>
                <w:sz w:val="18"/>
              </w:rPr>
              <w:t>Primary Contact / Financial Contact / Executive Director / Board Chair / Program Lead / Other</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3579BA75" w14:textId="77777777" w:rsidR="007937D9" w:rsidRDefault="007937D9"/>
        </w:tc>
      </w:tr>
      <w:tr w:rsidR="007937D9" w14:paraId="2B18A573" w14:textId="77777777">
        <w:tc>
          <w:tcPr>
            <w:tcW w:w="2160" w:type="dxa"/>
            <w:tcBorders>
              <w:top w:val="single" w:sz="4" w:space="0" w:color="999999"/>
              <w:left w:val="single" w:sz="4" w:space="0" w:color="999999"/>
              <w:bottom w:val="single" w:sz="4" w:space="0" w:color="999999"/>
              <w:right w:val="single" w:sz="4" w:space="0" w:color="999999"/>
            </w:tcBorders>
          </w:tcPr>
          <w:p w14:paraId="15392C50" w14:textId="77777777" w:rsidR="007937D9" w:rsidRDefault="00000000">
            <w:r>
              <w:rPr>
                <w:sz w:val="18"/>
              </w:rPr>
              <w:t>Contact_Name</w:t>
            </w:r>
          </w:p>
        </w:tc>
        <w:tc>
          <w:tcPr>
            <w:tcW w:w="1584" w:type="dxa"/>
            <w:tcBorders>
              <w:top w:val="single" w:sz="4" w:space="0" w:color="999999"/>
              <w:left w:val="single" w:sz="4" w:space="0" w:color="999999"/>
              <w:bottom w:val="single" w:sz="4" w:space="0" w:color="999999"/>
              <w:right w:val="single" w:sz="4" w:space="0" w:color="999999"/>
            </w:tcBorders>
          </w:tcPr>
          <w:p w14:paraId="4D65B0A9"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tcPr>
          <w:p w14:paraId="513714B1" w14:textId="77777777" w:rsidR="007937D9" w:rsidRDefault="00000000">
            <w:r>
              <w:rPr>
                <w:sz w:val="18"/>
              </w:rPr>
              <w:t>Full name</w:t>
            </w:r>
          </w:p>
        </w:tc>
        <w:tc>
          <w:tcPr>
            <w:tcW w:w="2016" w:type="dxa"/>
            <w:tcBorders>
              <w:top w:val="single" w:sz="4" w:space="0" w:color="999999"/>
              <w:left w:val="single" w:sz="4" w:space="0" w:color="999999"/>
              <w:bottom w:val="single" w:sz="4" w:space="0" w:color="999999"/>
              <w:right w:val="single" w:sz="4" w:space="0" w:color="999999"/>
            </w:tcBorders>
          </w:tcPr>
          <w:p w14:paraId="4921A736" w14:textId="77777777" w:rsidR="007937D9" w:rsidRDefault="007937D9"/>
        </w:tc>
      </w:tr>
      <w:tr w:rsidR="007937D9" w14:paraId="40C67FFC"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6B8FF6A8" w14:textId="77777777" w:rsidR="007937D9" w:rsidRDefault="00000000">
            <w:r>
              <w:rPr>
                <w:sz w:val="18"/>
              </w:rPr>
              <w:t>Contact_Title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0CF6689F"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64184A4A" w14:textId="77777777" w:rsidR="007937D9" w:rsidRDefault="00000000">
            <w:r>
              <w:rPr>
                <w:sz w:val="18"/>
              </w:rPr>
              <w:t>Formal title or role</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12E6F15F" w14:textId="77777777" w:rsidR="007937D9" w:rsidRDefault="007937D9"/>
        </w:tc>
      </w:tr>
      <w:tr w:rsidR="007937D9" w14:paraId="19D7EB7D" w14:textId="77777777">
        <w:tc>
          <w:tcPr>
            <w:tcW w:w="2160" w:type="dxa"/>
            <w:tcBorders>
              <w:top w:val="single" w:sz="4" w:space="0" w:color="999999"/>
              <w:left w:val="single" w:sz="4" w:space="0" w:color="999999"/>
              <w:bottom w:val="single" w:sz="4" w:space="0" w:color="999999"/>
              <w:right w:val="single" w:sz="4" w:space="0" w:color="999999"/>
            </w:tcBorders>
          </w:tcPr>
          <w:p w14:paraId="1A28C269" w14:textId="77777777" w:rsidR="007937D9" w:rsidRDefault="00000000">
            <w:r>
              <w:rPr>
                <w:sz w:val="18"/>
              </w:rPr>
              <w:t>Contact_Email</w:t>
            </w:r>
          </w:p>
        </w:tc>
        <w:tc>
          <w:tcPr>
            <w:tcW w:w="1584" w:type="dxa"/>
            <w:tcBorders>
              <w:top w:val="single" w:sz="4" w:space="0" w:color="999999"/>
              <w:left w:val="single" w:sz="4" w:space="0" w:color="999999"/>
              <w:bottom w:val="single" w:sz="4" w:space="0" w:color="999999"/>
              <w:right w:val="single" w:sz="4" w:space="0" w:color="999999"/>
            </w:tcBorders>
          </w:tcPr>
          <w:p w14:paraId="28B70426"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tcPr>
          <w:p w14:paraId="1026DCA8"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3DEBCB02" w14:textId="77777777" w:rsidR="007937D9" w:rsidRDefault="007937D9"/>
        </w:tc>
      </w:tr>
      <w:tr w:rsidR="007937D9" w14:paraId="07EE9DDB"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0B71D322" w14:textId="77777777" w:rsidR="007937D9" w:rsidRDefault="00000000">
            <w:r>
              <w:rPr>
                <w:sz w:val="18"/>
              </w:rPr>
              <w:t>Contact_Phone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28BD8616"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09CDBF74"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3536873A" w14:textId="77777777" w:rsidR="007937D9" w:rsidRDefault="007937D9"/>
        </w:tc>
      </w:tr>
      <w:tr w:rsidR="007937D9" w14:paraId="73098DCB" w14:textId="77777777">
        <w:tc>
          <w:tcPr>
            <w:tcW w:w="2160" w:type="dxa"/>
            <w:tcBorders>
              <w:top w:val="single" w:sz="4" w:space="0" w:color="999999"/>
              <w:left w:val="single" w:sz="4" w:space="0" w:color="999999"/>
              <w:bottom w:val="single" w:sz="4" w:space="0" w:color="999999"/>
              <w:right w:val="single" w:sz="4" w:space="0" w:color="999999"/>
            </w:tcBorders>
          </w:tcPr>
          <w:p w14:paraId="682A8F9B" w14:textId="77777777" w:rsidR="007937D9" w:rsidRDefault="00000000">
            <w:r>
              <w:rPr>
                <w:sz w:val="18"/>
              </w:rPr>
              <w:t>Effective_From</w:t>
            </w:r>
          </w:p>
        </w:tc>
        <w:tc>
          <w:tcPr>
            <w:tcW w:w="1584" w:type="dxa"/>
            <w:tcBorders>
              <w:top w:val="single" w:sz="4" w:space="0" w:color="999999"/>
              <w:left w:val="single" w:sz="4" w:space="0" w:color="999999"/>
              <w:bottom w:val="single" w:sz="4" w:space="0" w:color="999999"/>
              <w:right w:val="single" w:sz="4" w:space="0" w:color="999999"/>
            </w:tcBorders>
          </w:tcPr>
          <w:p w14:paraId="43D41E3A" w14:textId="795D255B"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tcPr>
          <w:p w14:paraId="3B9866A5" w14:textId="77777777" w:rsidR="007937D9" w:rsidRDefault="00000000">
            <w:r>
              <w:rPr>
                <w:sz w:val="18"/>
              </w:rPr>
              <w:t>Date this contact record became active</w:t>
            </w:r>
          </w:p>
        </w:tc>
        <w:tc>
          <w:tcPr>
            <w:tcW w:w="2016" w:type="dxa"/>
            <w:tcBorders>
              <w:top w:val="single" w:sz="4" w:space="0" w:color="999999"/>
              <w:left w:val="single" w:sz="4" w:space="0" w:color="999999"/>
              <w:bottom w:val="single" w:sz="4" w:space="0" w:color="999999"/>
              <w:right w:val="single" w:sz="4" w:space="0" w:color="999999"/>
            </w:tcBorders>
          </w:tcPr>
          <w:p w14:paraId="60A69E08" w14:textId="77777777" w:rsidR="007937D9" w:rsidRDefault="007937D9"/>
        </w:tc>
      </w:tr>
      <w:tr w:rsidR="007937D9" w14:paraId="65B7DCFF"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50918C5F" w14:textId="77777777" w:rsidR="007937D9" w:rsidRDefault="00000000">
            <w:r>
              <w:rPr>
                <w:sz w:val="18"/>
              </w:rPr>
              <w:t>Effective_To</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7AC2FA71" w14:textId="0D726DD1"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250EAA67" w14:textId="77777777" w:rsidR="007937D9" w:rsidRDefault="00000000">
            <w:r>
              <w:rPr>
                <w:sz w:val="18"/>
              </w:rPr>
              <w:t>Date superseded; leave blank if currently active</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3EABF3E1" w14:textId="77777777" w:rsidR="007937D9" w:rsidRDefault="007937D9"/>
        </w:tc>
      </w:tr>
      <w:tr w:rsidR="007937D9" w14:paraId="03C59181" w14:textId="77777777">
        <w:tc>
          <w:tcPr>
            <w:tcW w:w="2160" w:type="dxa"/>
            <w:tcBorders>
              <w:top w:val="single" w:sz="4" w:space="0" w:color="999999"/>
              <w:left w:val="single" w:sz="4" w:space="0" w:color="999999"/>
              <w:bottom w:val="single" w:sz="4" w:space="0" w:color="999999"/>
              <w:right w:val="single" w:sz="4" w:space="0" w:color="999999"/>
            </w:tcBorders>
          </w:tcPr>
          <w:p w14:paraId="59A60FCE" w14:textId="77777777" w:rsidR="007937D9" w:rsidRDefault="00000000">
            <w:r>
              <w:rPr>
                <w:sz w:val="18"/>
              </w:rPr>
              <w:lastRenderedPageBreak/>
              <w:t>Is_Current</w:t>
            </w:r>
          </w:p>
        </w:tc>
        <w:tc>
          <w:tcPr>
            <w:tcW w:w="1584" w:type="dxa"/>
            <w:tcBorders>
              <w:top w:val="single" w:sz="4" w:space="0" w:color="999999"/>
              <w:left w:val="single" w:sz="4" w:space="0" w:color="999999"/>
              <w:bottom w:val="single" w:sz="4" w:space="0" w:color="999999"/>
              <w:right w:val="single" w:sz="4" w:space="0" w:color="999999"/>
            </w:tcBorders>
          </w:tcPr>
          <w:p w14:paraId="52B944A0" w14:textId="5907A0A7" w:rsidR="007937D9" w:rsidRDefault="00B336D5">
            <w:r>
              <w:rPr>
                <w:sz w:val="18"/>
              </w:rPr>
              <w:t>Two Options</w:t>
            </w:r>
          </w:p>
        </w:tc>
        <w:tc>
          <w:tcPr>
            <w:tcW w:w="4320" w:type="dxa"/>
            <w:tcBorders>
              <w:top w:val="single" w:sz="4" w:space="0" w:color="999999"/>
              <w:left w:val="single" w:sz="4" w:space="0" w:color="999999"/>
              <w:bottom w:val="single" w:sz="4" w:space="0" w:color="999999"/>
              <w:right w:val="single" w:sz="4" w:space="0" w:color="999999"/>
            </w:tcBorders>
          </w:tcPr>
          <w:p w14:paraId="288A9275" w14:textId="77777777" w:rsidR="007937D9" w:rsidRDefault="00000000">
            <w:proofErr w:type="gramStart"/>
            <w:r>
              <w:rPr>
                <w:sz w:val="18"/>
              </w:rPr>
              <w:t>Yes</w:t>
            </w:r>
            <w:proofErr w:type="gramEnd"/>
            <w:r>
              <w:rPr>
                <w:sz w:val="18"/>
              </w:rPr>
              <w:t xml:space="preserve"> if this is the current contact for this type</w:t>
            </w:r>
          </w:p>
        </w:tc>
        <w:tc>
          <w:tcPr>
            <w:tcW w:w="2016" w:type="dxa"/>
            <w:tcBorders>
              <w:top w:val="single" w:sz="4" w:space="0" w:color="999999"/>
              <w:left w:val="single" w:sz="4" w:space="0" w:color="999999"/>
              <w:bottom w:val="single" w:sz="4" w:space="0" w:color="999999"/>
              <w:right w:val="single" w:sz="4" w:space="0" w:color="999999"/>
            </w:tcBorders>
          </w:tcPr>
          <w:p w14:paraId="67214E4B" w14:textId="77777777" w:rsidR="007937D9" w:rsidRDefault="007937D9"/>
        </w:tc>
      </w:tr>
      <w:tr w:rsidR="007937D9" w14:paraId="04551EE8"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4D6BB7D0" w14:textId="77777777" w:rsidR="007937D9" w:rsidRDefault="00000000">
            <w:r>
              <w:rPr>
                <w:sz w:val="18"/>
              </w:rPr>
              <w:t>Notes</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38777803" w14:textId="32B75E9A"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5A43CF93"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767F14FD" w14:textId="77777777" w:rsidR="007937D9" w:rsidRDefault="007937D9"/>
        </w:tc>
      </w:tr>
    </w:tbl>
    <w:p w14:paraId="508F5A76" w14:textId="77777777" w:rsidR="007937D9" w:rsidRDefault="007937D9"/>
    <w:p w14:paraId="268E32D7" w14:textId="77777777" w:rsidR="007937D9" w:rsidRDefault="00000000">
      <w:pPr>
        <w:pStyle w:val="Heading2"/>
      </w:pPr>
      <w:bookmarkStart w:id="19" w:name="_Toc230083186"/>
      <w:proofErr w:type="gramStart"/>
      <w:r>
        <w:t>3.7  Community</w:t>
      </w:r>
      <w:proofErr w:type="gramEnd"/>
      <w:r>
        <w:t>_Compliance</w:t>
      </w:r>
      <w:bookmarkEnd w:id="19"/>
    </w:p>
    <w:p w14:paraId="3801D778" w14:textId="25B39A0E" w:rsidR="007937D9" w:rsidRDefault="00000000">
      <w:r>
        <w:rPr>
          <w:i/>
        </w:rPr>
        <w:t>Insurance and nonprofit registration tracking. One row per community per compliance type per coverage period.</w:t>
      </w:r>
    </w:p>
    <w:tbl>
      <w:tblPr>
        <w:tblStyle w:val="TableGrid"/>
        <w:tblW w:w="0" w:type="auto"/>
        <w:tblLook w:val="04A0" w:firstRow="1" w:lastRow="0" w:firstColumn="1" w:lastColumn="0" w:noHBand="0" w:noVBand="1"/>
      </w:tblPr>
      <w:tblGrid>
        <w:gridCol w:w="2080"/>
        <w:gridCol w:w="1482"/>
        <w:gridCol w:w="3917"/>
        <w:gridCol w:w="1871"/>
      </w:tblGrid>
      <w:tr w:rsidR="007937D9" w14:paraId="75CAEC53"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39B3E3D8"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4538B9B9"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2C39C965"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3FF003B4" w14:textId="77777777" w:rsidR="007937D9" w:rsidRDefault="00000000">
            <w:pPr>
              <w:jc w:val="center"/>
            </w:pPr>
            <w:r>
              <w:rPr>
                <w:b/>
                <w:color w:val="FFFFFF"/>
                <w:sz w:val="18"/>
              </w:rPr>
              <w:t>Old Masterfile Equivalent</w:t>
            </w:r>
          </w:p>
        </w:tc>
      </w:tr>
      <w:tr w:rsidR="007937D9" w14:paraId="0F1C136A" w14:textId="77777777">
        <w:tc>
          <w:tcPr>
            <w:tcW w:w="2160" w:type="dxa"/>
            <w:tcBorders>
              <w:top w:val="single" w:sz="4" w:space="0" w:color="999999"/>
              <w:left w:val="single" w:sz="4" w:space="0" w:color="999999"/>
              <w:bottom w:val="single" w:sz="4" w:space="0" w:color="999999"/>
              <w:right w:val="single" w:sz="4" w:space="0" w:color="999999"/>
            </w:tcBorders>
          </w:tcPr>
          <w:p w14:paraId="04D9277D" w14:textId="77777777" w:rsidR="007937D9" w:rsidRDefault="00000000">
            <w:r>
              <w:rPr>
                <w:sz w:val="18"/>
              </w:rPr>
              <w:t>Community_ID</w:t>
            </w:r>
          </w:p>
        </w:tc>
        <w:tc>
          <w:tcPr>
            <w:tcW w:w="1584" w:type="dxa"/>
            <w:tcBorders>
              <w:top w:val="single" w:sz="4" w:space="0" w:color="999999"/>
              <w:left w:val="single" w:sz="4" w:space="0" w:color="999999"/>
              <w:bottom w:val="single" w:sz="4" w:space="0" w:color="999999"/>
              <w:right w:val="single" w:sz="4" w:space="0" w:color="999999"/>
            </w:tcBorders>
          </w:tcPr>
          <w:p w14:paraId="19CC994A" w14:textId="2A7B9A8C"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59216C2C" w14:textId="77777777" w:rsidR="007937D9" w:rsidRDefault="00000000">
            <w:r>
              <w:rPr>
                <w:sz w:val="18"/>
              </w:rPr>
              <w:t>→ Communities; required</w:t>
            </w:r>
          </w:p>
        </w:tc>
        <w:tc>
          <w:tcPr>
            <w:tcW w:w="2016" w:type="dxa"/>
            <w:tcBorders>
              <w:top w:val="single" w:sz="4" w:space="0" w:color="999999"/>
              <w:left w:val="single" w:sz="4" w:space="0" w:color="999999"/>
              <w:bottom w:val="single" w:sz="4" w:space="0" w:color="999999"/>
              <w:right w:val="single" w:sz="4" w:space="0" w:color="999999"/>
            </w:tcBorders>
          </w:tcPr>
          <w:p w14:paraId="723FA7FA" w14:textId="77777777" w:rsidR="007937D9" w:rsidRDefault="007937D9"/>
        </w:tc>
      </w:tr>
      <w:tr w:rsidR="007937D9" w14:paraId="0395C5C1"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43218B12" w14:textId="77777777" w:rsidR="007937D9" w:rsidRDefault="00000000">
            <w:r>
              <w:rPr>
                <w:sz w:val="18"/>
              </w:rPr>
              <w:t>Compliance_Type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78E108E7" w14:textId="4562B6A5" w:rsidR="007937D9" w:rsidRDefault="00CD3101">
            <w:r>
              <w:rPr>
                <w:sz w:val="18"/>
              </w:rPr>
              <w:t>Global Option Set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6C1F7E2D" w14:textId="448241C6" w:rsidR="007937D9" w:rsidRDefault="00000000">
            <w:proofErr w:type="spellStart"/>
            <w:r>
              <w:rPr>
                <w:sz w:val="18"/>
              </w:rPr>
              <w:t>Compliance_Type</w:t>
            </w:r>
            <w:proofErr w:type="spellEnd"/>
            <w:r>
              <w:rPr>
                <w:sz w:val="18"/>
              </w:rPr>
              <w:t xml:space="preserve"> </w:t>
            </w:r>
            <w:r w:rsidR="00C85E7E">
              <w:rPr>
                <w:sz w:val="18"/>
              </w:rPr>
              <w:t xml:space="preserve">option set </w:t>
            </w:r>
            <w:r>
              <w:rPr>
                <w:sz w:val="18"/>
              </w:rPr>
              <w:t>— Insurance / Nonprofit Registration</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0F3872B8" w14:textId="77777777" w:rsidR="007937D9" w:rsidRDefault="007937D9"/>
        </w:tc>
      </w:tr>
      <w:tr w:rsidR="007937D9" w14:paraId="2867282A" w14:textId="77777777">
        <w:tc>
          <w:tcPr>
            <w:tcW w:w="2160" w:type="dxa"/>
            <w:tcBorders>
              <w:top w:val="single" w:sz="4" w:space="0" w:color="999999"/>
              <w:left w:val="single" w:sz="4" w:space="0" w:color="999999"/>
              <w:bottom w:val="single" w:sz="4" w:space="0" w:color="999999"/>
              <w:right w:val="single" w:sz="4" w:space="0" w:color="999999"/>
            </w:tcBorders>
          </w:tcPr>
          <w:p w14:paraId="23D0267A" w14:textId="77777777" w:rsidR="007937D9" w:rsidRDefault="00000000">
            <w:r>
              <w:rPr>
                <w:sz w:val="18"/>
              </w:rPr>
              <w:t>Coverage_Period</w:t>
            </w:r>
          </w:p>
        </w:tc>
        <w:tc>
          <w:tcPr>
            <w:tcW w:w="1584" w:type="dxa"/>
            <w:tcBorders>
              <w:top w:val="single" w:sz="4" w:space="0" w:color="999999"/>
              <w:left w:val="single" w:sz="4" w:space="0" w:color="999999"/>
              <w:bottom w:val="single" w:sz="4" w:space="0" w:color="999999"/>
              <w:right w:val="single" w:sz="4" w:space="0" w:color="999999"/>
            </w:tcBorders>
          </w:tcPr>
          <w:p w14:paraId="0360D3FE"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tcPr>
          <w:p w14:paraId="34B15732" w14:textId="77777777" w:rsidR="007937D9" w:rsidRDefault="00000000">
            <w:r>
              <w:rPr>
                <w:sz w:val="18"/>
              </w:rPr>
              <w:t>e.g. 2025-26 or 2025 calendar year</w:t>
            </w:r>
          </w:p>
        </w:tc>
        <w:tc>
          <w:tcPr>
            <w:tcW w:w="2016" w:type="dxa"/>
            <w:tcBorders>
              <w:top w:val="single" w:sz="4" w:space="0" w:color="999999"/>
              <w:left w:val="single" w:sz="4" w:space="0" w:color="999999"/>
              <w:bottom w:val="single" w:sz="4" w:space="0" w:color="999999"/>
              <w:right w:val="single" w:sz="4" w:space="0" w:color="999999"/>
            </w:tcBorders>
          </w:tcPr>
          <w:p w14:paraId="126ADB2E" w14:textId="77777777" w:rsidR="007937D9" w:rsidRDefault="007937D9"/>
        </w:tc>
      </w:tr>
      <w:tr w:rsidR="007937D9" w14:paraId="0576C22D"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187C8C6E" w14:textId="77777777" w:rsidR="007937D9" w:rsidRDefault="00000000">
            <w:r>
              <w:rPr>
                <w:sz w:val="18"/>
              </w:rPr>
              <w:t>Expiry_Date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7D242223" w14:textId="60B8351D"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6E3E922C" w14:textId="77777777" w:rsidR="007937D9" w:rsidRDefault="00000000">
            <w:r>
              <w:rPr>
                <w:sz w:val="18"/>
              </w:rPr>
              <w:t>Date insurance or registration expires</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717A8CC1" w14:textId="77777777" w:rsidR="007937D9" w:rsidRDefault="007937D9"/>
        </w:tc>
      </w:tr>
      <w:tr w:rsidR="007937D9" w14:paraId="355C4D09" w14:textId="77777777">
        <w:tc>
          <w:tcPr>
            <w:tcW w:w="2160" w:type="dxa"/>
            <w:tcBorders>
              <w:top w:val="single" w:sz="4" w:space="0" w:color="999999"/>
              <w:left w:val="single" w:sz="4" w:space="0" w:color="999999"/>
              <w:bottom w:val="single" w:sz="4" w:space="0" w:color="999999"/>
              <w:right w:val="single" w:sz="4" w:space="0" w:color="999999"/>
            </w:tcBorders>
          </w:tcPr>
          <w:p w14:paraId="3803E7C7" w14:textId="77777777" w:rsidR="007937D9" w:rsidRDefault="00000000">
            <w:r>
              <w:rPr>
                <w:sz w:val="18"/>
              </w:rPr>
              <w:t>Confirmation_Date</w:t>
            </w:r>
          </w:p>
        </w:tc>
        <w:tc>
          <w:tcPr>
            <w:tcW w:w="1584" w:type="dxa"/>
            <w:tcBorders>
              <w:top w:val="single" w:sz="4" w:space="0" w:color="999999"/>
              <w:left w:val="single" w:sz="4" w:space="0" w:color="999999"/>
              <w:bottom w:val="single" w:sz="4" w:space="0" w:color="999999"/>
              <w:right w:val="single" w:sz="4" w:space="0" w:color="999999"/>
            </w:tcBorders>
          </w:tcPr>
          <w:p w14:paraId="08DF9650" w14:textId="78DF37AA"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tcPr>
          <w:p w14:paraId="04962673" w14:textId="77777777" w:rsidR="007937D9" w:rsidRDefault="00000000">
            <w:r>
              <w:rPr>
                <w:sz w:val="18"/>
              </w:rPr>
              <w:t>Date renewal was confirmed by staff</w:t>
            </w:r>
          </w:p>
        </w:tc>
        <w:tc>
          <w:tcPr>
            <w:tcW w:w="2016" w:type="dxa"/>
            <w:tcBorders>
              <w:top w:val="single" w:sz="4" w:space="0" w:color="999999"/>
              <w:left w:val="single" w:sz="4" w:space="0" w:color="999999"/>
              <w:bottom w:val="single" w:sz="4" w:space="0" w:color="999999"/>
              <w:right w:val="single" w:sz="4" w:space="0" w:color="999999"/>
            </w:tcBorders>
          </w:tcPr>
          <w:p w14:paraId="0F4DC3C6" w14:textId="77777777" w:rsidR="007937D9" w:rsidRDefault="007937D9"/>
        </w:tc>
      </w:tr>
      <w:tr w:rsidR="007937D9" w14:paraId="4701A108"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31041E66" w14:textId="77777777" w:rsidR="007937D9" w:rsidRDefault="00000000">
            <w:r>
              <w:rPr>
                <w:sz w:val="18"/>
              </w:rPr>
              <w:t>Status</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060EF784" w14:textId="6FB60D67" w:rsidR="007937D9" w:rsidRDefault="00CD3101">
            <w:r>
              <w:rPr>
                <w:sz w:val="18"/>
              </w:rPr>
              <w:t>Choice</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073A28DF" w14:textId="77777777" w:rsidR="007937D9" w:rsidRDefault="00000000">
            <w:r>
              <w:rPr>
                <w:sz w:val="18"/>
              </w:rPr>
              <w:t>Current / Expired / Pending Renewal / Exempt / N/A</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5D3EA30A" w14:textId="77777777" w:rsidR="007937D9" w:rsidRDefault="007937D9"/>
        </w:tc>
      </w:tr>
      <w:tr w:rsidR="007937D9" w14:paraId="2B6D5359" w14:textId="77777777">
        <w:tc>
          <w:tcPr>
            <w:tcW w:w="2160" w:type="dxa"/>
            <w:tcBorders>
              <w:top w:val="single" w:sz="4" w:space="0" w:color="999999"/>
              <w:left w:val="single" w:sz="4" w:space="0" w:color="999999"/>
              <w:bottom w:val="single" w:sz="4" w:space="0" w:color="999999"/>
              <w:right w:val="single" w:sz="4" w:space="0" w:color="999999"/>
            </w:tcBorders>
          </w:tcPr>
          <w:p w14:paraId="248B870D" w14:textId="77777777" w:rsidR="007937D9" w:rsidRDefault="00000000">
            <w:r>
              <w:rPr>
                <w:sz w:val="18"/>
              </w:rPr>
              <w:t>Document_Link</w:t>
            </w:r>
          </w:p>
        </w:tc>
        <w:tc>
          <w:tcPr>
            <w:tcW w:w="1584" w:type="dxa"/>
            <w:tcBorders>
              <w:top w:val="single" w:sz="4" w:space="0" w:color="999999"/>
              <w:left w:val="single" w:sz="4" w:space="0" w:color="999999"/>
              <w:bottom w:val="single" w:sz="4" w:space="0" w:color="999999"/>
              <w:right w:val="single" w:sz="4" w:space="0" w:color="999999"/>
            </w:tcBorders>
          </w:tcPr>
          <w:p w14:paraId="17C8BAB8" w14:textId="2F992159" w:rsidR="007937D9" w:rsidRDefault="00CD3101">
            <w:r>
              <w:rPr>
                <w:sz w:val="18"/>
              </w:rPr>
              <w:t>URL</w:t>
            </w:r>
          </w:p>
        </w:tc>
        <w:tc>
          <w:tcPr>
            <w:tcW w:w="4320" w:type="dxa"/>
            <w:tcBorders>
              <w:top w:val="single" w:sz="4" w:space="0" w:color="999999"/>
              <w:left w:val="single" w:sz="4" w:space="0" w:color="999999"/>
              <w:bottom w:val="single" w:sz="4" w:space="0" w:color="999999"/>
              <w:right w:val="single" w:sz="4" w:space="0" w:color="999999"/>
            </w:tcBorders>
          </w:tcPr>
          <w:p w14:paraId="0AAFD2C7" w14:textId="77777777" w:rsidR="007937D9" w:rsidRDefault="00000000">
            <w:r>
              <w:rPr>
                <w:sz w:val="18"/>
              </w:rPr>
              <w:t>Link to certificate or registration document in SharePoint</w:t>
            </w:r>
          </w:p>
        </w:tc>
        <w:tc>
          <w:tcPr>
            <w:tcW w:w="2016" w:type="dxa"/>
            <w:tcBorders>
              <w:top w:val="single" w:sz="4" w:space="0" w:color="999999"/>
              <w:left w:val="single" w:sz="4" w:space="0" w:color="999999"/>
              <w:bottom w:val="single" w:sz="4" w:space="0" w:color="999999"/>
              <w:right w:val="single" w:sz="4" w:space="0" w:color="999999"/>
            </w:tcBorders>
          </w:tcPr>
          <w:p w14:paraId="1635DD09" w14:textId="77777777" w:rsidR="007937D9" w:rsidRDefault="007937D9"/>
        </w:tc>
      </w:tr>
      <w:tr w:rsidR="007937D9" w14:paraId="16963DD3"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1C235633" w14:textId="77777777" w:rsidR="007937D9" w:rsidRDefault="00000000">
            <w:r>
              <w:rPr>
                <w:sz w:val="18"/>
              </w:rPr>
              <w:t>Notes</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12AEA657" w14:textId="1ED66DF0"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513019D7"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3D5C3CD3" w14:textId="77777777" w:rsidR="007937D9" w:rsidRDefault="007937D9"/>
        </w:tc>
      </w:tr>
    </w:tbl>
    <w:p w14:paraId="1CCE92F5" w14:textId="77777777" w:rsidR="007937D9" w:rsidRDefault="007937D9"/>
    <w:p w14:paraId="0B61A14F" w14:textId="1C958DA0" w:rsidR="00E30D3D" w:rsidRPr="006B6F27" w:rsidRDefault="00E30D3D" w:rsidP="006B6F27">
      <w:pPr>
        <w:pStyle w:val="Heading2"/>
      </w:pPr>
      <w:bookmarkStart w:id="20" w:name="_Toc230083187"/>
      <w:r w:rsidRPr="006B6F27">
        <w:t xml:space="preserve">3.8 </w:t>
      </w:r>
      <w:proofErr w:type="spellStart"/>
      <w:r w:rsidRPr="006B6F27">
        <w:t>Community_Critical_Events</w:t>
      </w:r>
      <w:bookmarkEnd w:id="20"/>
      <w:proofErr w:type="spellEnd"/>
    </w:p>
    <w:p w14:paraId="324E0030" w14:textId="77777777" w:rsidR="009A60B8" w:rsidRDefault="009A60B8" w:rsidP="009A60B8">
      <w:r>
        <w:rPr>
          <w:i/>
          <w:iCs/>
        </w:rPr>
        <w:t>Records significant community-level crises or contextual events that may affect program delivery capacity, reporting timelines, or community wellbeing. Not contract-specific — captures broader community circumstances for context in program analysis and reporting. One row per event per community.</w:t>
      </w:r>
    </w:p>
    <w:tbl>
      <w:tblPr>
        <w:tblStyle w:val="TableGrid"/>
        <w:tblW w:w="0" w:type="auto"/>
        <w:tblLook w:val="04A0" w:firstRow="1" w:lastRow="0" w:firstColumn="1" w:lastColumn="0" w:noHBand="0" w:noVBand="1"/>
      </w:tblPr>
      <w:tblGrid>
        <w:gridCol w:w="1999"/>
        <w:gridCol w:w="1475"/>
        <w:gridCol w:w="3969"/>
        <w:gridCol w:w="1907"/>
      </w:tblGrid>
      <w:tr w:rsidR="0098097C" w14:paraId="6DCC841F" w14:textId="77777777" w:rsidTr="00295B50">
        <w:tc>
          <w:tcPr>
            <w:tcW w:w="1999" w:type="dxa"/>
            <w:tcBorders>
              <w:top w:val="single" w:sz="4" w:space="0" w:color="2E5E8E"/>
              <w:left w:val="single" w:sz="4" w:space="0" w:color="2E5E8E"/>
              <w:bottom w:val="single" w:sz="4" w:space="0" w:color="2E5E8E"/>
              <w:right w:val="single" w:sz="4" w:space="0" w:color="2E5E8E"/>
            </w:tcBorders>
            <w:shd w:val="clear" w:color="auto" w:fill="2E5E8E"/>
          </w:tcPr>
          <w:p w14:paraId="2AA510B8" w14:textId="77777777" w:rsidR="0098097C" w:rsidRDefault="0098097C" w:rsidP="004D1DE7">
            <w:pPr>
              <w:jc w:val="center"/>
            </w:pPr>
            <w:r>
              <w:rPr>
                <w:b/>
                <w:color w:val="FFFFFF"/>
                <w:sz w:val="18"/>
              </w:rPr>
              <w:t>Field Name</w:t>
            </w:r>
          </w:p>
        </w:tc>
        <w:tc>
          <w:tcPr>
            <w:tcW w:w="1475" w:type="dxa"/>
            <w:tcBorders>
              <w:top w:val="single" w:sz="4" w:space="0" w:color="2E5E8E"/>
              <w:left w:val="single" w:sz="4" w:space="0" w:color="2E5E8E"/>
              <w:bottom w:val="single" w:sz="4" w:space="0" w:color="2E5E8E"/>
              <w:right w:val="single" w:sz="4" w:space="0" w:color="2E5E8E"/>
            </w:tcBorders>
            <w:shd w:val="clear" w:color="auto" w:fill="2E5E8E"/>
          </w:tcPr>
          <w:p w14:paraId="197F199E" w14:textId="77777777" w:rsidR="0098097C" w:rsidRDefault="0098097C" w:rsidP="004D1DE7">
            <w:pPr>
              <w:jc w:val="center"/>
            </w:pPr>
            <w:r>
              <w:rPr>
                <w:b/>
                <w:color w:val="FFFFFF"/>
                <w:sz w:val="18"/>
              </w:rPr>
              <w:t>Type</w:t>
            </w:r>
          </w:p>
        </w:tc>
        <w:tc>
          <w:tcPr>
            <w:tcW w:w="3969" w:type="dxa"/>
            <w:tcBorders>
              <w:top w:val="single" w:sz="4" w:space="0" w:color="2E5E8E"/>
              <w:left w:val="single" w:sz="4" w:space="0" w:color="2E5E8E"/>
              <w:bottom w:val="single" w:sz="4" w:space="0" w:color="2E5E8E"/>
              <w:right w:val="single" w:sz="4" w:space="0" w:color="2E5E8E"/>
            </w:tcBorders>
            <w:shd w:val="clear" w:color="auto" w:fill="2E5E8E"/>
          </w:tcPr>
          <w:p w14:paraId="3C0693C5" w14:textId="77777777" w:rsidR="0098097C" w:rsidRDefault="0098097C" w:rsidP="004D1DE7">
            <w:pPr>
              <w:jc w:val="center"/>
            </w:pPr>
            <w:r>
              <w:rPr>
                <w:b/>
                <w:color w:val="FFFFFF"/>
                <w:sz w:val="18"/>
              </w:rPr>
              <w:t>Constraints / Notes</w:t>
            </w:r>
          </w:p>
        </w:tc>
        <w:tc>
          <w:tcPr>
            <w:tcW w:w="1907" w:type="dxa"/>
            <w:tcBorders>
              <w:top w:val="single" w:sz="4" w:space="0" w:color="2E5E8E"/>
              <w:left w:val="single" w:sz="4" w:space="0" w:color="2E5E8E"/>
              <w:bottom w:val="single" w:sz="4" w:space="0" w:color="2E5E8E"/>
              <w:right w:val="single" w:sz="4" w:space="0" w:color="2E5E8E"/>
            </w:tcBorders>
            <w:shd w:val="clear" w:color="auto" w:fill="2E5E8E"/>
          </w:tcPr>
          <w:p w14:paraId="635FD072" w14:textId="77777777" w:rsidR="0098097C" w:rsidRDefault="0098097C" w:rsidP="004D1DE7">
            <w:pPr>
              <w:jc w:val="center"/>
            </w:pPr>
            <w:r>
              <w:rPr>
                <w:b/>
                <w:color w:val="FFFFFF"/>
                <w:sz w:val="18"/>
              </w:rPr>
              <w:t>Old Masterfile Equivalent</w:t>
            </w:r>
          </w:p>
        </w:tc>
      </w:tr>
      <w:tr w:rsidR="00295B50" w14:paraId="1592CD4E" w14:textId="77777777" w:rsidTr="00295B50">
        <w:tc>
          <w:tcPr>
            <w:tcW w:w="1999" w:type="dxa"/>
            <w:tcBorders>
              <w:top w:val="single" w:sz="4" w:space="0" w:color="999999"/>
              <w:left w:val="single" w:sz="4" w:space="0" w:color="999999"/>
              <w:bottom w:val="single" w:sz="4" w:space="0" w:color="999999"/>
              <w:right w:val="single" w:sz="4" w:space="0" w:color="999999"/>
            </w:tcBorders>
            <w:vAlign w:val="center"/>
          </w:tcPr>
          <w:p w14:paraId="59F589E1" w14:textId="43992BFC" w:rsidR="00295B50" w:rsidRPr="00295B50" w:rsidRDefault="00295B50" w:rsidP="00295B50">
            <w:pPr>
              <w:rPr>
                <w:sz w:val="18"/>
                <w:szCs w:val="20"/>
              </w:rPr>
            </w:pPr>
            <w:proofErr w:type="spellStart"/>
            <w:r w:rsidRPr="00295B50">
              <w:rPr>
                <w:sz w:val="18"/>
                <w:szCs w:val="20"/>
              </w:rPr>
              <w:t>Community_ID</w:t>
            </w:r>
            <w:proofErr w:type="spellEnd"/>
          </w:p>
        </w:tc>
        <w:tc>
          <w:tcPr>
            <w:tcW w:w="1475" w:type="dxa"/>
            <w:tcBorders>
              <w:top w:val="single" w:sz="4" w:space="0" w:color="999999"/>
              <w:left w:val="single" w:sz="4" w:space="0" w:color="999999"/>
              <w:bottom w:val="single" w:sz="4" w:space="0" w:color="999999"/>
              <w:right w:val="single" w:sz="4" w:space="0" w:color="999999"/>
            </w:tcBorders>
            <w:vAlign w:val="center"/>
          </w:tcPr>
          <w:p w14:paraId="3BB756E1" w14:textId="66392CB9" w:rsidR="00295B50" w:rsidRPr="00295B50" w:rsidRDefault="00295B50" w:rsidP="00295B50">
            <w:pPr>
              <w:rPr>
                <w:sz w:val="18"/>
                <w:szCs w:val="20"/>
              </w:rPr>
            </w:pPr>
            <w:r w:rsidRPr="00295B50">
              <w:rPr>
                <w:sz w:val="18"/>
                <w:szCs w:val="20"/>
              </w:rPr>
              <w:t>Lookup</w:t>
            </w:r>
          </w:p>
        </w:tc>
        <w:tc>
          <w:tcPr>
            <w:tcW w:w="3969" w:type="dxa"/>
            <w:tcBorders>
              <w:top w:val="single" w:sz="4" w:space="0" w:color="999999"/>
              <w:left w:val="single" w:sz="4" w:space="0" w:color="999999"/>
              <w:bottom w:val="single" w:sz="4" w:space="0" w:color="999999"/>
              <w:right w:val="single" w:sz="4" w:space="0" w:color="999999"/>
            </w:tcBorders>
            <w:vAlign w:val="center"/>
          </w:tcPr>
          <w:p w14:paraId="038CBCED" w14:textId="3A75AEAB" w:rsidR="00295B50" w:rsidRPr="00295B50" w:rsidRDefault="00295B50" w:rsidP="00295B50">
            <w:pPr>
              <w:rPr>
                <w:sz w:val="18"/>
                <w:szCs w:val="20"/>
              </w:rPr>
            </w:pPr>
            <w:r w:rsidRPr="00295B50">
              <w:rPr>
                <w:sz w:val="18"/>
                <w:szCs w:val="20"/>
              </w:rPr>
              <w:t>→ Communities; required</w:t>
            </w:r>
          </w:p>
        </w:tc>
        <w:tc>
          <w:tcPr>
            <w:tcW w:w="1907" w:type="dxa"/>
            <w:tcBorders>
              <w:top w:val="single" w:sz="4" w:space="0" w:color="999999"/>
              <w:left w:val="single" w:sz="4" w:space="0" w:color="999999"/>
              <w:bottom w:val="single" w:sz="4" w:space="0" w:color="999999"/>
              <w:right w:val="single" w:sz="4" w:space="0" w:color="999999"/>
            </w:tcBorders>
          </w:tcPr>
          <w:p w14:paraId="493872A4" w14:textId="77777777" w:rsidR="00295B50" w:rsidRPr="00295B50" w:rsidRDefault="00295B50" w:rsidP="00295B50">
            <w:pPr>
              <w:rPr>
                <w:sz w:val="18"/>
                <w:szCs w:val="20"/>
              </w:rPr>
            </w:pPr>
          </w:p>
        </w:tc>
      </w:tr>
      <w:tr w:rsidR="00295B50" w14:paraId="144CAEB2" w14:textId="77777777" w:rsidTr="00295B50">
        <w:tc>
          <w:tcPr>
            <w:tcW w:w="199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3BDAE701" w14:textId="4FBA9A74" w:rsidR="00295B50" w:rsidRPr="00295B50" w:rsidRDefault="00295B50" w:rsidP="00295B50">
            <w:pPr>
              <w:rPr>
                <w:sz w:val="18"/>
                <w:szCs w:val="20"/>
              </w:rPr>
            </w:pPr>
            <w:proofErr w:type="spellStart"/>
            <w:r w:rsidRPr="00295B50">
              <w:rPr>
                <w:sz w:val="18"/>
                <w:szCs w:val="20"/>
              </w:rPr>
              <w:t>Event_Type</w:t>
            </w:r>
            <w:proofErr w:type="spellEnd"/>
          </w:p>
        </w:tc>
        <w:tc>
          <w:tcPr>
            <w:tcW w:w="1475"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57DCD7A5" w14:textId="44C44728" w:rsidR="00295B50" w:rsidRPr="00295B50" w:rsidRDefault="00295B50" w:rsidP="00295B50">
            <w:pPr>
              <w:rPr>
                <w:sz w:val="18"/>
                <w:szCs w:val="20"/>
              </w:rPr>
            </w:pPr>
            <w:r w:rsidRPr="00295B50">
              <w:rPr>
                <w:sz w:val="18"/>
                <w:szCs w:val="20"/>
              </w:rPr>
              <w:t>Choice</w:t>
            </w:r>
          </w:p>
        </w:tc>
        <w:tc>
          <w:tcPr>
            <w:tcW w:w="396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4E49BD51" w14:textId="38EA9C67" w:rsidR="00295B50" w:rsidRPr="00295B50" w:rsidRDefault="00295B50" w:rsidP="00295B50">
            <w:pPr>
              <w:rPr>
                <w:sz w:val="18"/>
                <w:szCs w:val="20"/>
              </w:rPr>
            </w:pPr>
            <w:commentRangeStart w:id="21"/>
            <w:r w:rsidRPr="00295B50">
              <w:rPr>
                <w:sz w:val="18"/>
                <w:szCs w:val="20"/>
              </w:rPr>
              <w:t>Wildfire Evacuation / State of Emergency / Suicide Cluster / Overdose Event / Flood or Natural Disaster / Public Health Emergency / Leadership or Governance Change / Other</w:t>
            </w:r>
            <w:commentRangeEnd w:id="21"/>
            <w:r>
              <w:rPr>
                <w:rStyle w:val="CommentReference"/>
              </w:rPr>
              <w:commentReference w:id="21"/>
            </w:r>
          </w:p>
        </w:tc>
        <w:tc>
          <w:tcPr>
            <w:tcW w:w="1907" w:type="dxa"/>
            <w:tcBorders>
              <w:top w:val="single" w:sz="4" w:space="0" w:color="999999"/>
              <w:left w:val="single" w:sz="4" w:space="0" w:color="999999"/>
              <w:bottom w:val="single" w:sz="4" w:space="0" w:color="999999"/>
              <w:right w:val="single" w:sz="4" w:space="0" w:color="999999"/>
            </w:tcBorders>
            <w:shd w:val="clear" w:color="auto" w:fill="EBF2FA"/>
          </w:tcPr>
          <w:p w14:paraId="7DF0A73C" w14:textId="77777777" w:rsidR="00295B50" w:rsidRPr="00295B50" w:rsidRDefault="00295B50" w:rsidP="00295B50">
            <w:pPr>
              <w:rPr>
                <w:sz w:val="18"/>
                <w:szCs w:val="20"/>
              </w:rPr>
            </w:pPr>
          </w:p>
        </w:tc>
      </w:tr>
      <w:tr w:rsidR="00295B50" w14:paraId="576D1E43" w14:textId="77777777" w:rsidTr="00295B50">
        <w:tc>
          <w:tcPr>
            <w:tcW w:w="1999" w:type="dxa"/>
            <w:tcBorders>
              <w:top w:val="single" w:sz="4" w:space="0" w:color="999999"/>
              <w:left w:val="single" w:sz="4" w:space="0" w:color="999999"/>
              <w:bottom w:val="single" w:sz="4" w:space="0" w:color="999999"/>
              <w:right w:val="single" w:sz="4" w:space="0" w:color="999999"/>
            </w:tcBorders>
            <w:vAlign w:val="center"/>
          </w:tcPr>
          <w:p w14:paraId="5CD6ACEB" w14:textId="1B7EF137" w:rsidR="00295B50" w:rsidRPr="00295B50" w:rsidRDefault="00295B50" w:rsidP="00295B50">
            <w:pPr>
              <w:rPr>
                <w:sz w:val="18"/>
                <w:szCs w:val="20"/>
              </w:rPr>
            </w:pPr>
            <w:proofErr w:type="spellStart"/>
            <w:r w:rsidRPr="00295B50">
              <w:rPr>
                <w:sz w:val="18"/>
                <w:szCs w:val="20"/>
              </w:rPr>
              <w:t>Event_Date</w:t>
            </w:r>
            <w:proofErr w:type="spellEnd"/>
          </w:p>
        </w:tc>
        <w:tc>
          <w:tcPr>
            <w:tcW w:w="1475" w:type="dxa"/>
            <w:tcBorders>
              <w:top w:val="single" w:sz="4" w:space="0" w:color="999999"/>
              <w:left w:val="single" w:sz="4" w:space="0" w:color="999999"/>
              <w:bottom w:val="single" w:sz="4" w:space="0" w:color="999999"/>
              <w:right w:val="single" w:sz="4" w:space="0" w:color="999999"/>
            </w:tcBorders>
            <w:vAlign w:val="center"/>
          </w:tcPr>
          <w:p w14:paraId="32B48D70" w14:textId="6FF87DA1" w:rsidR="00295B50" w:rsidRPr="00295B50" w:rsidRDefault="00295B50" w:rsidP="00295B50">
            <w:pPr>
              <w:rPr>
                <w:sz w:val="18"/>
                <w:szCs w:val="20"/>
              </w:rPr>
            </w:pPr>
            <w:r w:rsidRPr="00295B50">
              <w:rPr>
                <w:sz w:val="18"/>
                <w:szCs w:val="20"/>
              </w:rPr>
              <w:t>Date Only</w:t>
            </w:r>
          </w:p>
        </w:tc>
        <w:tc>
          <w:tcPr>
            <w:tcW w:w="3969" w:type="dxa"/>
            <w:tcBorders>
              <w:top w:val="single" w:sz="4" w:space="0" w:color="999999"/>
              <w:left w:val="single" w:sz="4" w:space="0" w:color="999999"/>
              <w:bottom w:val="single" w:sz="4" w:space="0" w:color="999999"/>
              <w:right w:val="single" w:sz="4" w:space="0" w:color="999999"/>
            </w:tcBorders>
            <w:vAlign w:val="center"/>
          </w:tcPr>
          <w:p w14:paraId="53A2C1E6" w14:textId="2AF8819A" w:rsidR="00295B50" w:rsidRPr="00295B50" w:rsidRDefault="00295B50" w:rsidP="00295B50">
            <w:pPr>
              <w:rPr>
                <w:sz w:val="18"/>
                <w:szCs w:val="20"/>
              </w:rPr>
            </w:pPr>
            <w:r w:rsidRPr="00295B50">
              <w:rPr>
                <w:sz w:val="18"/>
                <w:szCs w:val="20"/>
              </w:rPr>
              <w:t>Date the event began or was declared</w:t>
            </w:r>
          </w:p>
        </w:tc>
        <w:tc>
          <w:tcPr>
            <w:tcW w:w="1907" w:type="dxa"/>
            <w:tcBorders>
              <w:top w:val="single" w:sz="4" w:space="0" w:color="999999"/>
              <w:left w:val="single" w:sz="4" w:space="0" w:color="999999"/>
              <w:bottom w:val="single" w:sz="4" w:space="0" w:color="999999"/>
              <w:right w:val="single" w:sz="4" w:space="0" w:color="999999"/>
            </w:tcBorders>
          </w:tcPr>
          <w:p w14:paraId="25F587F2" w14:textId="77777777" w:rsidR="00295B50" w:rsidRPr="00295B50" w:rsidRDefault="00295B50" w:rsidP="00295B50">
            <w:pPr>
              <w:rPr>
                <w:sz w:val="18"/>
                <w:szCs w:val="20"/>
              </w:rPr>
            </w:pPr>
          </w:p>
        </w:tc>
      </w:tr>
      <w:tr w:rsidR="00295B50" w14:paraId="1399D4C8" w14:textId="77777777" w:rsidTr="00295B50">
        <w:tc>
          <w:tcPr>
            <w:tcW w:w="199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102ED7E5" w14:textId="1A90AB04" w:rsidR="00295B50" w:rsidRPr="00295B50" w:rsidRDefault="00295B50" w:rsidP="00295B50">
            <w:pPr>
              <w:rPr>
                <w:sz w:val="18"/>
                <w:szCs w:val="20"/>
              </w:rPr>
            </w:pPr>
            <w:proofErr w:type="spellStart"/>
            <w:r w:rsidRPr="00295B50">
              <w:rPr>
                <w:sz w:val="18"/>
                <w:szCs w:val="20"/>
              </w:rPr>
              <w:t>End_Date</w:t>
            </w:r>
            <w:proofErr w:type="spellEnd"/>
          </w:p>
        </w:tc>
        <w:tc>
          <w:tcPr>
            <w:tcW w:w="1475"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701D20B7" w14:textId="3AFD8987" w:rsidR="00295B50" w:rsidRPr="00295B50" w:rsidRDefault="00295B50" w:rsidP="00295B50">
            <w:pPr>
              <w:rPr>
                <w:sz w:val="18"/>
                <w:szCs w:val="20"/>
              </w:rPr>
            </w:pPr>
            <w:r w:rsidRPr="00295B50">
              <w:rPr>
                <w:sz w:val="18"/>
                <w:szCs w:val="20"/>
              </w:rPr>
              <w:t>Date Only</w:t>
            </w:r>
          </w:p>
        </w:tc>
        <w:tc>
          <w:tcPr>
            <w:tcW w:w="396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287CF2FC" w14:textId="2B91C80D" w:rsidR="00295B50" w:rsidRPr="00295B50" w:rsidRDefault="00295B50" w:rsidP="00295B50">
            <w:pPr>
              <w:rPr>
                <w:sz w:val="18"/>
                <w:szCs w:val="20"/>
              </w:rPr>
            </w:pPr>
            <w:r w:rsidRPr="00295B50">
              <w:rPr>
                <w:sz w:val="18"/>
                <w:szCs w:val="20"/>
              </w:rPr>
              <w:t>Date resolved or community returned to normal operations; leave blank if ongoing</w:t>
            </w:r>
          </w:p>
        </w:tc>
        <w:tc>
          <w:tcPr>
            <w:tcW w:w="1907" w:type="dxa"/>
            <w:tcBorders>
              <w:top w:val="single" w:sz="4" w:space="0" w:color="999999"/>
              <w:left w:val="single" w:sz="4" w:space="0" w:color="999999"/>
              <w:bottom w:val="single" w:sz="4" w:space="0" w:color="999999"/>
              <w:right w:val="single" w:sz="4" w:space="0" w:color="999999"/>
            </w:tcBorders>
            <w:shd w:val="clear" w:color="auto" w:fill="EBF2FA"/>
          </w:tcPr>
          <w:p w14:paraId="5C82739A" w14:textId="77777777" w:rsidR="00295B50" w:rsidRPr="00295B50" w:rsidRDefault="00295B50" w:rsidP="00295B50">
            <w:pPr>
              <w:rPr>
                <w:sz w:val="18"/>
                <w:szCs w:val="20"/>
              </w:rPr>
            </w:pPr>
          </w:p>
        </w:tc>
      </w:tr>
      <w:tr w:rsidR="00295B50" w14:paraId="0F9E6803" w14:textId="77777777" w:rsidTr="00295B50">
        <w:tc>
          <w:tcPr>
            <w:tcW w:w="1999" w:type="dxa"/>
            <w:tcBorders>
              <w:top w:val="single" w:sz="4" w:space="0" w:color="999999"/>
              <w:left w:val="single" w:sz="4" w:space="0" w:color="999999"/>
              <w:bottom w:val="single" w:sz="4" w:space="0" w:color="999999"/>
              <w:right w:val="single" w:sz="4" w:space="0" w:color="999999"/>
            </w:tcBorders>
            <w:vAlign w:val="center"/>
          </w:tcPr>
          <w:p w14:paraId="0F84BD79" w14:textId="12B4638E" w:rsidR="00295B50" w:rsidRPr="00295B50" w:rsidRDefault="00295B50" w:rsidP="00295B50">
            <w:pPr>
              <w:rPr>
                <w:sz w:val="18"/>
                <w:szCs w:val="20"/>
              </w:rPr>
            </w:pPr>
            <w:proofErr w:type="spellStart"/>
            <w:r w:rsidRPr="00295B50">
              <w:rPr>
                <w:sz w:val="18"/>
                <w:szCs w:val="20"/>
              </w:rPr>
              <w:t>Is_Ongoing</w:t>
            </w:r>
            <w:proofErr w:type="spellEnd"/>
          </w:p>
        </w:tc>
        <w:tc>
          <w:tcPr>
            <w:tcW w:w="1475" w:type="dxa"/>
            <w:tcBorders>
              <w:top w:val="single" w:sz="4" w:space="0" w:color="999999"/>
              <w:left w:val="single" w:sz="4" w:space="0" w:color="999999"/>
              <w:bottom w:val="single" w:sz="4" w:space="0" w:color="999999"/>
              <w:right w:val="single" w:sz="4" w:space="0" w:color="999999"/>
            </w:tcBorders>
            <w:vAlign w:val="center"/>
          </w:tcPr>
          <w:p w14:paraId="72658300" w14:textId="2D5C0758" w:rsidR="00295B50" w:rsidRPr="00295B50" w:rsidRDefault="00295B50" w:rsidP="00295B50">
            <w:pPr>
              <w:rPr>
                <w:sz w:val="18"/>
                <w:szCs w:val="20"/>
              </w:rPr>
            </w:pPr>
            <w:r w:rsidRPr="00295B50">
              <w:rPr>
                <w:sz w:val="18"/>
                <w:szCs w:val="20"/>
              </w:rPr>
              <w:t>Two Options</w:t>
            </w:r>
          </w:p>
        </w:tc>
        <w:tc>
          <w:tcPr>
            <w:tcW w:w="3969" w:type="dxa"/>
            <w:tcBorders>
              <w:top w:val="single" w:sz="4" w:space="0" w:color="999999"/>
              <w:left w:val="single" w:sz="4" w:space="0" w:color="999999"/>
              <w:bottom w:val="single" w:sz="4" w:space="0" w:color="999999"/>
              <w:right w:val="single" w:sz="4" w:space="0" w:color="999999"/>
            </w:tcBorders>
            <w:vAlign w:val="center"/>
          </w:tcPr>
          <w:p w14:paraId="3B5F921C" w14:textId="3E927CC2" w:rsidR="00295B50" w:rsidRPr="00295B50" w:rsidRDefault="00295B50" w:rsidP="00295B50">
            <w:pPr>
              <w:rPr>
                <w:sz w:val="18"/>
                <w:szCs w:val="20"/>
              </w:rPr>
            </w:pPr>
            <w:proofErr w:type="gramStart"/>
            <w:r w:rsidRPr="00295B50">
              <w:rPr>
                <w:sz w:val="18"/>
                <w:szCs w:val="20"/>
              </w:rPr>
              <w:t>Yes</w:t>
            </w:r>
            <w:proofErr w:type="gramEnd"/>
            <w:r w:rsidRPr="00295B50">
              <w:rPr>
                <w:sz w:val="18"/>
                <w:szCs w:val="20"/>
              </w:rPr>
              <w:t xml:space="preserve"> if event is still active at time of data entry</w:t>
            </w:r>
          </w:p>
        </w:tc>
        <w:tc>
          <w:tcPr>
            <w:tcW w:w="1907" w:type="dxa"/>
            <w:tcBorders>
              <w:top w:val="single" w:sz="4" w:space="0" w:color="999999"/>
              <w:left w:val="single" w:sz="4" w:space="0" w:color="999999"/>
              <w:bottom w:val="single" w:sz="4" w:space="0" w:color="999999"/>
              <w:right w:val="single" w:sz="4" w:space="0" w:color="999999"/>
            </w:tcBorders>
          </w:tcPr>
          <w:p w14:paraId="5C75006E" w14:textId="77777777" w:rsidR="00295B50" w:rsidRPr="00295B50" w:rsidRDefault="00295B50" w:rsidP="00295B50">
            <w:pPr>
              <w:rPr>
                <w:sz w:val="18"/>
                <w:szCs w:val="20"/>
              </w:rPr>
            </w:pPr>
          </w:p>
        </w:tc>
      </w:tr>
      <w:tr w:rsidR="00295B50" w14:paraId="315B720E" w14:textId="77777777" w:rsidTr="00295B50">
        <w:tc>
          <w:tcPr>
            <w:tcW w:w="199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4B08EBB8" w14:textId="14C8E463" w:rsidR="00295B50" w:rsidRPr="00295B50" w:rsidRDefault="00295B50" w:rsidP="00295B50">
            <w:pPr>
              <w:rPr>
                <w:sz w:val="18"/>
                <w:szCs w:val="20"/>
              </w:rPr>
            </w:pPr>
            <w:r w:rsidRPr="00295B50">
              <w:rPr>
                <w:sz w:val="18"/>
                <w:szCs w:val="20"/>
              </w:rPr>
              <w:t>Description</w:t>
            </w:r>
          </w:p>
        </w:tc>
        <w:tc>
          <w:tcPr>
            <w:tcW w:w="1475"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3047C743" w14:textId="79EE6F7F" w:rsidR="00295B50" w:rsidRPr="00295B50" w:rsidRDefault="00295B50" w:rsidP="00295B50">
            <w:pPr>
              <w:rPr>
                <w:sz w:val="18"/>
                <w:szCs w:val="20"/>
              </w:rPr>
            </w:pPr>
            <w:r w:rsidRPr="00295B50">
              <w:rPr>
                <w:sz w:val="18"/>
                <w:szCs w:val="20"/>
              </w:rPr>
              <w:t>Multiline Text</w:t>
            </w:r>
          </w:p>
        </w:tc>
        <w:tc>
          <w:tcPr>
            <w:tcW w:w="396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4CB431E0" w14:textId="4B384A8E" w:rsidR="00295B50" w:rsidRPr="00295B50" w:rsidRDefault="00295B50" w:rsidP="00295B50">
            <w:pPr>
              <w:rPr>
                <w:sz w:val="18"/>
                <w:szCs w:val="20"/>
              </w:rPr>
            </w:pPr>
            <w:r w:rsidRPr="00295B50">
              <w:rPr>
                <w:sz w:val="18"/>
                <w:szCs w:val="20"/>
              </w:rPr>
              <w:t>Description of the event and its community context</w:t>
            </w:r>
          </w:p>
        </w:tc>
        <w:tc>
          <w:tcPr>
            <w:tcW w:w="1907" w:type="dxa"/>
            <w:tcBorders>
              <w:top w:val="single" w:sz="4" w:space="0" w:color="999999"/>
              <w:left w:val="single" w:sz="4" w:space="0" w:color="999999"/>
              <w:bottom w:val="single" w:sz="4" w:space="0" w:color="999999"/>
              <w:right w:val="single" w:sz="4" w:space="0" w:color="999999"/>
            </w:tcBorders>
            <w:shd w:val="clear" w:color="auto" w:fill="EBF2FA"/>
          </w:tcPr>
          <w:p w14:paraId="37EA44BA" w14:textId="77777777" w:rsidR="00295B50" w:rsidRPr="00295B50" w:rsidRDefault="00295B50" w:rsidP="00295B50">
            <w:pPr>
              <w:rPr>
                <w:sz w:val="18"/>
                <w:szCs w:val="20"/>
              </w:rPr>
            </w:pPr>
          </w:p>
        </w:tc>
      </w:tr>
      <w:tr w:rsidR="00295B50" w14:paraId="42814F27" w14:textId="77777777" w:rsidTr="00295B50">
        <w:tc>
          <w:tcPr>
            <w:tcW w:w="1999" w:type="dxa"/>
            <w:tcBorders>
              <w:top w:val="single" w:sz="4" w:space="0" w:color="999999"/>
              <w:left w:val="single" w:sz="4" w:space="0" w:color="999999"/>
              <w:bottom w:val="single" w:sz="4" w:space="0" w:color="999999"/>
              <w:right w:val="single" w:sz="4" w:space="0" w:color="999999"/>
            </w:tcBorders>
            <w:vAlign w:val="center"/>
          </w:tcPr>
          <w:p w14:paraId="1C335ECD" w14:textId="49910752" w:rsidR="00295B50" w:rsidRPr="00295B50" w:rsidRDefault="00295B50" w:rsidP="00295B50">
            <w:pPr>
              <w:rPr>
                <w:sz w:val="18"/>
                <w:szCs w:val="20"/>
              </w:rPr>
            </w:pPr>
            <w:proofErr w:type="spellStart"/>
            <w:r w:rsidRPr="00295B50">
              <w:rPr>
                <w:sz w:val="18"/>
                <w:szCs w:val="20"/>
              </w:rPr>
              <w:t>Impact_on_Program</w:t>
            </w:r>
            <w:proofErr w:type="spellEnd"/>
          </w:p>
        </w:tc>
        <w:tc>
          <w:tcPr>
            <w:tcW w:w="1475" w:type="dxa"/>
            <w:tcBorders>
              <w:top w:val="single" w:sz="4" w:space="0" w:color="999999"/>
              <w:left w:val="single" w:sz="4" w:space="0" w:color="999999"/>
              <w:bottom w:val="single" w:sz="4" w:space="0" w:color="999999"/>
              <w:right w:val="single" w:sz="4" w:space="0" w:color="999999"/>
            </w:tcBorders>
            <w:vAlign w:val="center"/>
          </w:tcPr>
          <w:p w14:paraId="79C89E88" w14:textId="5BD2B78B" w:rsidR="00295B50" w:rsidRPr="00295B50" w:rsidRDefault="00295B50" w:rsidP="00295B50">
            <w:pPr>
              <w:rPr>
                <w:sz w:val="18"/>
                <w:szCs w:val="20"/>
              </w:rPr>
            </w:pPr>
            <w:r w:rsidRPr="00295B50">
              <w:rPr>
                <w:sz w:val="18"/>
                <w:szCs w:val="20"/>
              </w:rPr>
              <w:t>Multiline Text</w:t>
            </w:r>
          </w:p>
        </w:tc>
        <w:tc>
          <w:tcPr>
            <w:tcW w:w="3969" w:type="dxa"/>
            <w:tcBorders>
              <w:top w:val="single" w:sz="4" w:space="0" w:color="999999"/>
              <w:left w:val="single" w:sz="4" w:space="0" w:color="999999"/>
              <w:bottom w:val="single" w:sz="4" w:space="0" w:color="999999"/>
              <w:right w:val="single" w:sz="4" w:space="0" w:color="999999"/>
            </w:tcBorders>
            <w:vAlign w:val="center"/>
          </w:tcPr>
          <w:p w14:paraId="2076D33A" w14:textId="3DD838C5" w:rsidR="00295B50" w:rsidRPr="00295B50" w:rsidRDefault="00295B50" w:rsidP="00295B50">
            <w:pPr>
              <w:rPr>
                <w:sz w:val="18"/>
                <w:szCs w:val="20"/>
              </w:rPr>
            </w:pPr>
            <w:r w:rsidRPr="00295B50">
              <w:rPr>
                <w:sz w:val="18"/>
                <w:szCs w:val="20"/>
              </w:rPr>
              <w:t>How this event affected HL program delivery, community capacity, or reporting timelines</w:t>
            </w:r>
          </w:p>
        </w:tc>
        <w:tc>
          <w:tcPr>
            <w:tcW w:w="1907" w:type="dxa"/>
            <w:tcBorders>
              <w:top w:val="single" w:sz="4" w:space="0" w:color="999999"/>
              <w:left w:val="single" w:sz="4" w:space="0" w:color="999999"/>
              <w:bottom w:val="single" w:sz="4" w:space="0" w:color="999999"/>
              <w:right w:val="single" w:sz="4" w:space="0" w:color="999999"/>
            </w:tcBorders>
          </w:tcPr>
          <w:p w14:paraId="09920974" w14:textId="77777777" w:rsidR="00295B50" w:rsidRPr="00295B50" w:rsidRDefault="00295B50" w:rsidP="00295B50">
            <w:pPr>
              <w:rPr>
                <w:sz w:val="18"/>
                <w:szCs w:val="20"/>
              </w:rPr>
            </w:pPr>
          </w:p>
        </w:tc>
      </w:tr>
      <w:tr w:rsidR="00295B50" w14:paraId="5DEEE497" w14:textId="77777777" w:rsidTr="00295B50">
        <w:tc>
          <w:tcPr>
            <w:tcW w:w="199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75C664DB" w14:textId="2B06BF46" w:rsidR="00295B50" w:rsidRPr="00295B50" w:rsidRDefault="00295B50" w:rsidP="00295B50">
            <w:pPr>
              <w:rPr>
                <w:sz w:val="18"/>
                <w:szCs w:val="20"/>
              </w:rPr>
            </w:pPr>
            <w:proofErr w:type="spellStart"/>
            <w:r w:rsidRPr="00295B50">
              <w:rPr>
                <w:sz w:val="18"/>
                <w:szCs w:val="20"/>
              </w:rPr>
              <w:t>Contract_ID</w:t>
            </w:r>
            <w:proofErr w:type="spellEnd"/>
          </w:p>
        </w:tc>
        <w:tc>
          <w:tcPr>
            <w:tcW w:w="1475"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57180FA8" w14:textId="3CE4B4E0" w:rsidR="00295B50" w:rsidRPr="00295B50" w:rsidRDefault="00295B50" w:rsidP="00295B50">
            <w:pPr>
              <w:rPr>
                <w:sz w:val="18"/>
                <w:szCs w:val="20"/>
              </w:rPr>
            </w:pPr>
            <w:r w:rsidRPr="00295B50">
              <w:rPr>
                <w:sz w:val="18"/>
                <w:szCs w:val="20"/>
              </w:rPr>
              <w:t>Lookup</w:t>
            </w:r>
          </w:p>
        </w:tc>
        <w:tc>
          <w:tcPr>
            <w:tcW w:w="396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511D81A9" w14:textId="2CFBC40D" w:rsidR="00295B50" w:rsidRPr="00295B50" w:rsidRDefault="00295B50" w:rsidP="00295B50">
            <w:pPr>
              <w:rPr>
                <w:sz w:val="18"/>
                <w:szCs w:val="20"/>
              </w:rPr>
            </w:pPr>
            <w:r w:rsidRPr="00295B50">
              <w:rPr>
                <w:sz w:val="18"/>
                <w:szCs w:val="20"/>
              </w:rPr>
              <w:t>→ Contracts; nullable — populate if directly linked to an active contract period</w:t>
            </w:r>
          </w:p>
        </w:tc>
        <w:tc>
          <w:tcPr>
            <w:tcW w:w="1907" w:type="dxa"/>
            <w:tcBorders>
              <w:top w:val="single" w:sz="4" w:space="0" w:color="999999"/>
              <w:left w:val="single" w:sz="4" w:space="0" w:color="999999"/>
              <w:bottom w:val="single" w:sz="4" w:space="0" w:color="999999"/>
              <w:right w:val="single" w:sz="4" w:space="0" w:color="999999"/>
            </w:tcBorders>
            <w:shd w:val="clear" w:color="auto" w:fill="EBF2FA"/>
          </w:tcPr>
          <w:p w14:paraId="7404243B" w14:textId="77777777" w:rsidR="00295B50" w:rsidRPr="00295B50" w:rsidRDefault="00295B50" w:rsidP="00295B50">
            <w:pPr>
              <w:rPr>
                <w:sz w:val="18"/>
                <w:szCs w:val="20"/>
              </w:rPr>
            </w:pPr>
          </w:p>
        </w:tc>
      </w:tr>
      <w:tr w:rsidR="00295B50" w14:paraId="5C168383" w14:textId="77777777" w:rsidTr="00721387">
        <w:tc>
          <w:tcPr>
            <w:tcW w:w="1999" w:type="dxa"/>
            <w:tcBorders>
              <w:top w:val="single" w:sz="4" w:space="0" w:color="999999"/>
              <w:left w:val="single" w:sz="4" w:space="0" w:color="999999"/>
              <w:bottom w:val="single" w:sz="4" w:space="0" w:color="999999"/>
              <w:right w:val="single" w:sz="4" w:space="0" w:color="999999"/>
            </w:tcBorders>
            <w:vAlign w:val="center"/>
          </w:tcPr>
          <w:p w14:paraId="19843DDE" w14:textId="66C012CD" w:rsidR="00295B50" w:rsidRPr="00295B50" w:rsidRDefault="00295B50" w:rsidP="00295B50">
            <w:pPr>
              <w:rPr>
                <w:sz w:val="18"/>
                <w:szCs w:val="20"/>
              </w:rPr>
            </w:pPr>
            <w:proofErr w:type="spellStart"/>
            <w:r w:rsidRPr="00295B50">
              <w:rPr>
                <w:sz w:val="18"/>
                <w:szCs w:val="20"/>
              </w:rPr>
              <w:t>Fiscal_Year_ID</w:t>
            </w:r>
            <w:proofErr w:type="spellEnd"/>
          </w:p>
        </w:tc>
        <w:tc>
          <w:tcPr>
            <w:tcW w:w="1475" w:type="dxa"/>
            <w:tcBorders>
              <w:top w:val="single" w:sz="4" w:space="0" w:color="999999"/>
              <w:left w:val="single" w:sz="4" w:space="0" w:color="999999"/>
              <w:bottom w:val="single" w:sz="4" w:space="0" w:color="999999"/>
              <w:right w:val="single" w:sz="4" w:space="0" w:color="999999"/>
            </w:tcBorders>
            <w:vAlign w:val="center"/>
          </w:tcPr>
          <w:p w14:paraId="01461DAE" w14:textId="719E36FC" w:rsidR="00295B50" w:rsidRPr="00295B50" w:rsidRDefault="00295B50" w:rsidP="00295B50">
            <w:pPr>
              <w:rPr>
                <w:sz w:val="18"/>
                <w:szCs w:val="20"/>
              </w:rPr>
            </w:pPr>
            <w:r w:rsidRPr="00295B50">
              <w:rPr>
                <w:sz w:val="18"/>
                <w:szCs w:val="20"/>
              </w:rPr>
              <w:t>Lookup</w:t>
            </w:r>
          </w:p>
        </w:tc>
        <w:tc>
          <w:tcPr>
            <w:tcW w:w="3969" w:type="dxa"/>
            <w:tcBorders>
              <w:top w:val="single" w:sz="4" w:space="0" w:color="999999"/>
              <w:left w:val="single" w:sz="4" w:space="0" w:color="999999"/>
              <w:bottom w:val="single" w:sz="4" w:space="0" w:color="999999"/>
              <w:right w:val="single" w:sz="4" w:space="0" w:color="999999"/>
            </w:tcBorders>
            <w:vAlign w:val="center"/>
          </w:tcPr>
          <w:p w14:paraId="79ED603E" w14:textId="5DB04CB1" w:rsidR="00295B50" w:rsidRPr="00295B50" w:rsidRDefault="00295B50" w:rsidP="00295B50">
            <w:pPr>
              <w:rPr>
                <w:sz w:val="18"/>
                <w:szCs w:val="20"/>
              </w:rPr>
            </w:pPr>
            <w:r w:rsidRPr="00295B50">
              <w:rPr>
                <w:sz w:val="18"/>
                <w:szCs w:val="20"/>
              </w:rPr>
              <w:t xml:space="preserve">→ </w:t>
            </w:r>
            <w:proofErr w:type="spellStart"/>
            <w:r w:rsidRPr="00295B50">
              <w:rPr>
                <w:sz w:val="18"/>
                <w:szCs w:val="20"/>
              </w:rPr>
              <w:t>Fiscal_Years</w:t>
            </w:r>
            <w:proofErr w:type="spellEnd"/>
            <w:r w:rsidRPr="00295B50">
              <w:rPr>
                <w:sz w:val="18"/>
                <w:szCs w:val="20"/>
              </w:rPr>
              <w:t>; nullable</w:t>
            </w:r>
          </w:p>
        </w:tc>
        <w:tc>
          <w:tcPr>
            <w:tcW w:w="1907" w:type="dxa"/>
            <w:tcBorders>
              <w:top w:val="single" w:sz="4" w:space="0" w:color="999999"/>
              <w:left w:val="single" w:sz="4" w:space="0" w:color="999999"/>
              <w:bottom w:val="single" w:sz="4" w:space="0" w:color="999999"/>
              <w:right w:val="single" w:sz="4" w:space="0" w:color="999999"/>
            </w:tcBorders>
          </w:tcPr>
          <w:p w14:paraId="22922808" w14:textId="77777777" w:rsidR="00295B50" w:rsidRPr="00295B50" w:rsidRDefault="00295B50" w:rsidP="00295B50">
            <w:pPr>
              <w:rPr>
                <w:sz w:val="18"/>
                <w:szCs w:val="20"/>
              </w:rPr>
            </w:pPr>
          </w:p>
        </w:tc>
      </w:tr>
      <w:tr w:rsidR="00295B50" w14:paraId="424AB9A2" w14:textId="77777777" w:rsidTr="00295B50">
        <w:tc>
          <w:tcPr>
            <w:tcW w:w="199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66F1B1C8" w14:textId="47C0602E" w:rsidR="00295B50" w:rsidRPr="00295B50" w:rsidRDefault="00295B50" w:rsidP="00295B50">
            <w:pPr>
              <w:rPr>
                <w:sz w:val="18"/>
                <w:szCs w:val="20"/>
              </w:rPr>
            </w:pPr>
            <w:r w:rsidRPr="00295B50">
              <w:rPr>
                <w:sz w:val="18"/>
                <w:szCs w:val="20"/>
              </w:rPr>
              <w:t>Source</w:t>
            </w:r>
          </w:p>
        </w:tc>
        <w:tc>
          <w:tcPr>
            <w:tcW w:w="1475"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613E2E7B" w14:textId="3A36A6DE" w:rsidR="00295B50" w:rsidRPr="00295B50" w:rsidRDefault="00295B50" w:rsidP="00295B50">
            <w:pPr>
              <w:rPr>
                <w:sz w:val="18"/>
                <w:szCs w:val="20"/>
              </w:rPr>
            </w:pPr>
            <w:r w:rsidRPr="00295B50">
              <w:rPr>
                <w:sz w:val="18"/>
                <w:szCs w:val="20"/>
              </w:rPr>
              <w:t>Text</w:t>
            </w:r>
          </w:p>
        </w:tc>
        <w:tc>
          <w:tcPr>
            <w:tcW w:w="396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298A02F2" w14:textId="5DAC6A8A" w:rsidR="00295B50" w:rsidRPr="00295B50" w:rsidRDefault="00295B50" w:rsidP="00295B50">
            <w:pPr>
              <w:rPr>
                <w:sz w:val="18"/>
                <w:szCs w:val="20"/>
              </w:rPr>
            </w:pPr>
            <w:r w:rsidRPr="00295B50">
              <w:rPr>
                <w:sz w:val="18"/>
                <w:szCs w:val="20"/>
              </w:rPr>
              <w:t>Source of information e.g. community self-report / AHS notification / news report</w:t>
            </w:r>
          </w:p>
        </w:tc>
        <w:tc>
          <w:tcPr>
            <w:tcW w:w="1907" w:type="dxa"/>
            <w:tcBorders>
              <w:top w:val="single" w:sz="4" w:space="0" w:color="999999"/>
              <w:left w:val="single" w:sz="4" w:space="0" w:color="999999"/>
              <w:bottom w:val="single" w:sz="4" w:space="0" w:color="999999"/>
              <w:right w:val="single" w:sz="4" w:space="0" w:color="999999"/>
            </w:tcBorders>
            <w:shd w:val="clear" w:color="auto" w:fill="EBF2FA"/>
          </w:tcPr>
          <w:p w14:paraId="2E9FC4B9" w14:textId="77777777" w:rsidR="00295B50" w:rsidRPr="00295B50" w:rsidRDefault="00295B50" w:rsidP="00295B50">
            <w:pPr>
              <w:rPr>
                <w:sz w:val="18"/>
                <w:szCs w:val="20"/>
              </w:rPr>
            </w:pPr>
          </w:p>
        </w:tc>
      </w:tr>
      <w:tr w:rsidR="00295B50" w14:paraId="0385C15B" w14:textId="77777777" w:rsidTr="00721387">
        <w:tc>
          <w:tcPr>
            <w:tcW w:w="1999" w:type="dxa"/>
            <w:tcBorders>
              <w:top w:val="single" w:sz="4" w:space="0" w:color="999999"/>
              <w:left w:val="single" w:sz="4" w:space="0" w:color="999999"/>
              <w:bottom w:val="single" w:sz="4" w:space="0" w:color="999999"/>
              <w:right w:val="single" w:sz="4" w:space="0" w:color="999999"/>
            </w:tcBorders>
            <w:vAlign w:val="center"/>
          </w:tcPr>
          <w:p w14:paraId="553B6529" w14:textId="3D5766F2" w:rsidR="00295B50" w:rsidRPr="00295B50" w:rsidRDefault="00295B50" w:rsidP="00295B50">
            <w:pPr>
              <w:rPr>
                <w:sz w:val="18"/>
                <w:szCs w:val="20"/>
              </w:rPr>
            </w:pPr>
            <w:r w:rsidRPr="00295B50">
              <w:rPr>
                <w:sz w:val="18"/>
                <w:szCs w:val="20"/>
              </w:rPr>
              <w:t>Notes</w:t>
            </w:r>
          </w:p>
        </w:tc>
        <w:tc>
          <w:tcPr>
            <w:tcW w:w="1475" w:type="dxa"/>
            <w:tcBorders>
              <w:top w:val="single" w:sz="4" w:space="0" w:color="999999"/>
              <w:left w:val="single" w:sz="4" w:space="0" w:color="999999"/>
              <w:bottom w:val="single" w:sz="4" w:space="0" w:color="999999"/>
              <w:right w:val="single" w:sz="4" w:space="0" w:color="999999"/>
            </w:tcBorders>
            <w:vAlign w:val="center"/>
          </w:tcPr>
          <w:p w14:paraId="62A4AC6F" w14:textId="5D15362B" w:rsidR="00295B50" w:rsidRPr="00295B50" w:rsidRDefault="00295B50" w:rsidP="00295B50">
            <w:pPr>
              <w:rPr>
                <w:sz w:val="18"/>
                <w:szCs w:val="20"/>
              </w:rPr>
            </w:pPr>
            <w:r w:rsidRPr="00295B50">
              <w:rPr>
                <w:sz w:val="18"/>
                <w:szCs w:val="20"/>
              </w:rPr>
              <w:t>Multiline Text</w:t>
            </w:r>
          </w:p>
        </w:tc>
        <w:tc>
          <w:tcPr>
            <w:tcW w:w="3969" w:type="dxa"/>
            <w:tcBorders>
              <w:top w:val="single" w:sz="4" w:space="0" w:color="999999"/>
              <w:left w:val="single" w:sz="4" w:space="0" w:color="999999"/>
              <w:bottom w:val="single" w:sz="4" w:space="0" w:color="999999"/>
              <w:right w:val="single" w:sz="4" w:space="0" w:color="999999"/>
            </w:tcBorders>
            <w:vAlign w:val="center"/>
          </w:tcPr>
          <w:p w14:paraId="627816A8" w14:textId="77777777" w:rsidR="00295B50" w:rsidRPr="00295B50" w:rsidRDefault="00295B50" w:rsidP="00295B50">
            <w:pPr>
              <w:rPr>
                <w:sz w:val="18"/>
                <w:szCs w:val="20"/>
              </w:rPr>
            </w:pPr>
          </w:p>
        </w:tc>
        <w:tc>
          <w:tcPr>
            <w:tcW w:w="1907" w:type="dxa"/>
            <w:tcBorders>
              <w:top w:val="single" w:sz="4" w:space="0" w:color="999999"/>
              <w:left w:val="single" w:sz="4" w:space="0" w:color="999999"/>
              <w:bottom w:val="single" w:sz="4" w:space="0" w:color="999999"/>
              <w:right w:val="single" w:sz="4" w:space="0" w:color="999999"/>
            </w:tcBorders>
          </w:tcPr>
          <w:p w14:paraId="340A204C" w14:textId="77777777" w:rsidR="00295B50" w:rsidRPr="00295B50" w:rsidRDefault="00295B50" w:rsidP="00295B50">
            <w:pPr>
              <w:rPr>
                <w:sz w:val="18"/>
                <w:szCs w:val="20"/>
              </w:rPr>
            </w:pPr>
          </w:p>
        </w:tc>
      </w:tr>
    </w:tbl>
    <w:p w14:paraId="7924B708" w14:textId="77777777" w:rsidR="00E30D3D" w:rsidRPr="00E30D3D" w:rsidRDefault="00E30D3D" w:rsidP="00E30D3D"/>
    <w:p w14:paraId="3BE88989" w14:textId="3BF3A8E8" w:rsidR="007937D9" w:rsidRDefault="00000000">
      <w:pPr>
        <w:pStyle w:val="Heading2"/>
      </w:pPr>
      <w:bookmarkStart w:id="22" w:name="_Toc230083188"/>
      <w:proofErr w:type="gramStart"/>
      <w:r>
        <w:lastRenderedPageBreak/>
        <w:t>3.</w:t>
      </w:r>
      <w:r w:rsidR="006B6F27">
        <w:t>9</w:t>
      </w:r>
      <w:r>
        <w:t xml:space="preserve">  Contracts</w:t>
      </w:r>
      <w:bookmarkEnd w:id="22"/>
      <w:proofErr w:type="gramEnd"/>
    </w:p>
    <w:p w14:paraId="57660BB9" w14:textId="7629C30E" w:rsidR="007937D9" w:rsidRDefault="00000000">
      <w:r>
        <w:rPr>
          <w:i/>
        </w:rPr>
        <w:t xml:space="preserve">One row per contract. Contract_Status, Effective_End_Date, and Contract_Value reflect current state. All changes logged in Admin_Events. IMPORTANT: use the Power Apps form for Admin_Events — it updates both the event </w:t>
      </w:r>
      <w:proofErr w:type="gramStart"/>
      <w:r>
        <w:rPr>
          <w:i/>
        </w:rPr>
        <w:t>record</w:t>
      </w:r>
      <w:proofErr w:type="gramEnd"/>
      <w:r>
        <w:rPr>
          <w:i/>
        </w:rPr>
        <w:t xml:space="preserve"> and the parent Contracts record in a single submission.</w:t>
      </w:r>
    </w:p>
    <w:tbl>
      <w:tblPr>
        <w:tblStyle w:val="TableGrid"/>
        <w:tblW w:w="0" w:type="auto"/>
        <w:tblLook w:val="04A0" w:firstRow="1" w:lastRow="0" w:firstColumn="1" w:lastColumn="0" w:noHBand="0" w:noVBand="1"/>
      </w:tblPr>
      <w:tblGrid>
        <w:gridCol w:w="2335"/>
        <w:gridCol w:w="1415"/>
        <w:gridCol w:w="3770"/>
        <w:gridCol w:w="1830"/>
      </w:tblGrid>
      <w:tr w:rsidR="007937D9" w14:paraId="5661BBFF"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00DCA2FC"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2B654ACE"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67F38F96"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05D84F2A" w14:textId="77777777" w:rsidR="007937D9" w:rsidRDefault="00000000">
            <w:pPr>
              <w:jc w:val="center"/>
            </w:pPr>
            <w:r>
              <w:rPr>
                <w:b/>
                <w:color w:val="FFFFFF"/>
                <w:sz w:val="18"/>
              </w:rPr>
              <w:t>Old Masterfile Equivalent</w:t>
            </w:r>
          </w:p>
        </w:tc>
      </w:tr>
      <w:tr w:rsidR="007937D9" w14:paraId="39623204" w14:textId="77777777">
        <w:tc>
          <w:tcPr>
            <w:tcW w:w="2160" w:type="dxa"/>
            <w:tcBorders>
              <w:top w:val="single" w:sz="4" w:space="0" w:color="999999"/>
              <w:left w:val="single" w:sz="4" w:space="0" w:color="999999"/>
              <w:bottom w:val="single" w:sz="4" w:space="0" w:color="999999"/>
              <w:right w:val="single" w:sz="4" w:space="0" w:color="999999"/>
            </w:tcBorders>
          </w:tcPr>
          <w:p w14:paraId="7E76193F" w14:textId="77777777" w:rsidR="007937D9" w:rsidRDefault="00000000">
            <w:r>
              <w:rPr>
                <w:sz w:val="18"/>
              </w:rPr>
              <w:t>Community_ID</w:t>
            </w:r>
          </w:p>
        </w:tc>
        <w:tc>
          <w:tcPr>
            <w:tcW w:w="1584" w:type="dxa"/>
            <w:tcBorders>
              <w:top w:val="single" w:sz="4" w:space="0" w:color="999999"/>
              <w:left w:val="single" w:sz="4" w:space="0" w:color="999999"/>
              <w:bottom w:val="single" w:sz="4" w:space="0" w:color="999999"/>
              <w:right w:val="single" w:sz="4" w:space="0" w:color="999999"/>
            </w:tcBorders>
          </w:tcPr>
          <w:p w14:paraId="13B39082" w14:textId="7D68558A"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6ABB8033" w14:textId="77777777" w:rsidR="007937D9" w:rsidRDefault="00000000">
            <w:r>
              <w:rPr>
                <w:sz w:val="18"/>
              </w:rPr>
              <w:t>→ Communities; required</w:t>
            </w:r>
          </w:p>
        </w:tc>
        <w:tc>
          <w:tcPr>
            <w:tcW w:w="2016" w:type="dxa"/>
            <w:tcBorders>
              <w:top w:val="single" w:sz="4" w:space="0" w:color="999999"/>
              <w:left w:val="single" w:sz="4" w:space="0" w:color="999999"/>
              <w:bottom w:val="single" w:sz="4" w:space="0" w:color="999999"/>
              <w:right w:val="single" w:sz="4" w:space="0" w:color="999999"/>
            </w:tcBorders>
          </w:tcPr>
          <w:p w14:paraId="36320E7A" w14:textId="77777777" w:rsidR="007937D9" w:rsidRDefault="00000000">
            <w:r>
              <w:rPr>
                <w:sz w:val="18"/>
              </w:rPr>
              <w:t>Communities</w:t>
            </w:r>
          </w:p>
        </w:tc>
      </w:tr>
      <w:tr w:rsidR="007937D9" w14:paraId="02A4A0A3"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0725992D" w14:textId="77777777" w:rsidR="007937D9" w:rsidRDefault="00000000">
            <w:r>
              <w:rPr>
                <w:sz w:val="18"/>
              </w:rPr>
              <w:t>Contract_Sequence_Number</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4871FF08" w14:textId="34661A54" w:rsidR="007937D9" w:rsidRDefault="00CD3101">
            <w:r>
              <w:rPr>
                <w:sz w:val="18"/>
              </w:rPr>
              <w:t>Whole Number</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5851ABC6" w14:textId="77777777" w:rsidR="007937D9" w:rsidRDefault="00000000">
            <w:r>
              <w:rPr>
                <w:sz w:val="18"/>
              </w:rPr>
              <w:t>1 for first contract with this community; 2 for second; etc.</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5037AAEA" w14:textId="77777777" w:rsidR="007937D9" w:rsidRDefault="00000000">
            <w:proofErr w:type="gramStart"/>
            <w:r>
              <w:rPr>
                <w:sz w:val="18"/>
              </w:rPr>
              <w:t>Contract # (</w:t>
            </w:r>
            <w:proofErr w:type="gramEnd"/>
            <w:r>
              <w:rPr>
                <w:sz w:val="18"/>
              </w:rPr>
              <w:t>1st, 2nd...)</w:t>
            </w:r>
          </w:p>
        </w:tc>
      </w:tr>
      <w:tr w:rsidR="007937D9" w14:paraId="6FF7DBA5" w14:textId="77777777">
        <w:tc>
          <w:tcPr>
            <w:tcW w:w="2160" w:type="dxa"/>
            <w:tcBorders>
              <w:top w:val="single" w:sz="4" w:space="0" w:color="999999"/>
              <w:left w:val="single" w:sz="4" w:space="0" w:color="999999"/>
              <w:bottom w:val="single" w:sz="4" w:space="0" w:color="999999"/>
              <w:right w:val="single" w:sz="4" w:space="0" w:color="999999"/>
            </w:tcBorders>
          </w:tcPr>
          <w:p w14:paraId="00B34797" w14:textId="77777777" w:rsidR="007937D9" w:rsidRDefault="00000000">
            <w:r>
              <w:rPr>
                <w:sz w:val="18"/>
              </w:rPr>
              <w:t>Program_Stream</w:t>
            </w:r>
          </w:p>
        </w:tc>
        <w:tc>
          <w:tcPr>
            <w:tcW w:w="1584" w:type="dxa"/>
            <w:tcBorders>
              <w:top w:val="single" w:sz="4" w:space="0" w:color="999999"/>
              <w:left w:val="single" w:sz="4" w:space="0" w:color="999999"/>
              <w:bottom w:val="single" w:sz="4" w:space="0" w:color="999999"/>
              <w:right w:val="single" w:sz="4" w:space="0" w:color="999999"/>
            </w:tcBorders>
          </w:tcPr>
          <w:p w14:paraId="78CE0C13" w14:textId="31BE491A" w:rsidR="007937D9" w:rsidRDefault="00CD3101">
            <w:r>
              <w:rPr>
                <w:sz w:val="18"/>
              </w:rPr>
              <w:t>Global Option Set</w:t>
            </w:r>
          </w:p>
        </w:tc>
        <w:tc>
          <w:tcPr>
            <w:tcW w:w="4320" w:type="dxa"/>
            <w:tcBorders>
              <w:top w:val="single" w:sz="4" w:space="0" w:color="999999"/>
              <w:left w:val="single" w:sz="4" w:space="0" w:color="999999"/>
              <w:bottom w:val="single" w:sz="4" w:space="0" w:color="999999"/>
              <w:right w:val="single" w:sz="4" w:space="0" w:color="999999"/>
            </w:tcBorders>
          </w:tcPr>
          <w:p w14:paraId="13B229CA" w14:textId="736CC7EC" w:rsidR="007937D9" w:rsidRDefault="00000000">
            <w:r>
              <w:rPr>
                <w:sz w:val="18"/>
              </w:rPr>
              <w:t>Program_Stream</w:t>
            </w:r>
            <w:r w:rsidR="00B803D9">
              <w:rPr>
                <w:sz w:val="18"/>
              </w:rPr>
              <w:t xml:space="preserve"> option set</w:t>
            </w:r>
          </w:p>
        </w:tc>
        <w:tc>
          <w:tcPr>
            <w:tcW w:w="2016" w:type="dxa"/>
            <w:tcBorders>
              <w:top w:val="single" w:sz="4" w:space="0" w:color="999999"/>
              <w:left w:val="single" w:sz="4" w:space="0" w:color="999999"/>
              <w:bottom w:val="single" w:sz="4" w:space="0" w:color="999999"/>
              <w:right w:val="single" w:sz="4" w:space="0" w:color="999999"/>
            </w:tcBorders>
          </w:tcPr>
          <w:p w14:paraId="34F9D89D" w14:textId="77777777" w:rsidR="007937D9" w:rsidRDefault="00000000">
            <w:r>
              <w:rPr>
                <w:sz w:val="18"/>
              </w:rPr>
              <w:t>Application Category</w:t>
            </w:r>
          </w:p>
        </w:tc>
      </w:tr>
      <w:tr w:rsidR="007937D9" w14:paraId="4B68381F"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12B23644" w14:textId="77777777" w:rsidR="007937D9" w:rsidRDefault="00000000">
            <w:r>
              <w:rPr>
                <w:sz w:val="18"/>
              </w:rPr>
              <w:t>Contract_Status</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59D882C7" w14:textId="6ED06ACF" w:rsidR="007937D9" w:rsidRDefault="00CD3101">
            <w:r>
              <w:rPr>
                <w:sz w:val="18"/>
              </w:rPr>
              <w:t>Global Option Set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621DEF59" w14:textId="2E69432D" w:rsidR="007937D9" w:rsidRDefault="00000000">
            <w:proofErr w:type="spellStart"/>
            <w:r>
              <w:rPr>
                <w:sz w:val="18"/>
              </w:rPr>
              <w:t>Contract_Status</w:t>
            </w:r>
            <w:proofErr w:type="spellEnd"/>
            <w:r w:rsidR="00B803D9">
              <w:rPr>
                <w:sz w:val="18"/>
              </w:rPr>
              <w:t xml:space="preserve"> option set</w:t>
            </w:r>
            <w:r>
              <w:rPr>
                <w:sz w:val="18"/>
              </w:rPr>
              <w:t xml:space="preserve"> — </w:t>
            </w:r>
            <w:proofErr w:type="gramStart"/>
            <w:r>
              <w:rPr>
                <w:sz w:val="18"/>
              </w:rPr>
              <w:t>current status</w:t>
            </w:r>
            <w:proofErr w:type="gramEnd"/>
            <w:r>
              <w:rPr>
                <w:sz w:val="18"/>
              </w:rPr>
              <w:t>; update via Admin_Events form only</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3174081E" w14:textId="77777777" w:rsidR="007937D9" w:rsidRDefault="00000000">
            <w:r>
              <w:rPr>
                <w:sz w:val="18"/>
              </w:rPr>
              <w:t>Application in Progress</w:t>
            </w:r>
          </w:p>
        </w:tc>
      </w:tr>
      <w:tr w:rsidR="007937D9" w14:paraId="10805577" w14:textId="77777777">
        <w:tc>
          <w:tcPr>
            <w:tcW w:w="2160" w:type="dxa"/>
            <w:tcBorders>
              <w:top w:val="single" w:sz="4" w:space="0" w:color="999999"/>
              <w:left w:val="single" w:sz="4" w:space="0" w:color="999999"/>
              <w:bottom w:val="single" w:sz="4" w:space="0" w:color="999999"/>
              <w:right w:val="single" w:sz="4" w:space="0" w:color="999999"/>
            </w:tcBorders>
          </w:tcPr>
          <w:p w14:paraId="783DD334" w14:textId="77777777" w:rsidR="007937D9" w:rsidRDefault="00000000">
            <w:r>
              <w:rPr>
                <w:sz w:val="18"/>
              </w:rPr>
              <w:t>Contract_Start_Date</w:t>
            </w:r>
          </w:p>
        </w:tc>
        <w:tc>
          <w:tcPr>
            <w:tcW w:w="1584" w:type="dxa"/>
            <w:tcBorders>
              <w:top w:val="single" w:sz="4" w:space="0" w:color="999999"/>
              <w:left w:val="single" w:sz="4" w:space="0" w:color="999999"/>
              <w:bottom w:val="single" w:sz="4" w:space="0" w:color="999999"/>
              <w:right w:val="single" w:sz="4" w:space="0" w:color="999999"/>
            </w:tcBorders>
          </w:tcPr>
          <w:p w14:paraId="76DC58D7" w14:textId="68A5E2A2"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tcPr>
          <w:p w14:paraId="7E49201F"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56623461" w14:textId="77777777" w:rsidR="007937D9" w:rsidRDefault="00000000">
            <w:r>
              <w:rPr>
                <w:sz w:val="18"/>
              </w:rPr>
              <w:t>Contract Effective Date</w:t>
            </w:r>
          </w:p>
        </w:tc>
      </w:tr>
      <w:tr w:rsidR="007937D9" w14:paraId="089AA090"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265B831C" w14:textId="77777777" w:rsidR="007937D9" w:rsidRDefault="00000000">
            <w:r>
              <w:rPr>
                <w:sz w:val="18"/>
              </w:rPr>
              <w:t>Contract_End_Date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1FC18A96" w14:textId="3AD585F7"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5EEE65EC" w14:textId="77777777" w:rsidR="007937D9" w:rsidRDefault="00000000">
            <w:r>
              <w:rPr>
                <w:sz w:val="18"/>
              </w:rPr>
              <w:t>Original end date as signed</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7AC8E8DF" w14:textId="77777777" w:rsidR="007937D9" w:rsidRDefault="00000000">
            <w:r>
              <w:rPr>
                <w:sz w:val="18"/>
              </w:rPr>
              <w:t>Contract Expires</w:t>
            </w:r>
          </w:p>
        </w:tc>
      </w:tr>
      <w:tr w:rsidR="007937D9" w14:paraId="585CDDF5" w14:textId="77777777">
        <w:tc>
          <w:tcPr>
            <w:tcW w:w="2160" w:type="dxa"/>
            <w:tcBorders>
              <w:top w:val="single" w:sz="4" w:space="0" w:color="999999"/>
              <w:left w:val="single" w:sz="4" w:space="0" w:color="999999"/>
              <w:bottom w:val="single" w:sz="4" w:space="0" w:color="999999"/>
              <w:right w:val="single" w:sz="4" w:space="0" w:color="999999"/>
            </w:tcBorders>
          </w:tcPr>
          <w:p w14:paraId="2F0E5701" w14:textId="77777777" w:rsidR="007937D9" w:rsidRDefault="00000000">
            <w:r>
              <w:rPr>
                <w:sz w:val="18"/>
              </w:rPr>
              <w:t>Effective_End_Date</w:t>
            </w:r>
          </w:p>
        </w:tc>
        <w:tc>
          <w:tcPr>
            <w:tcW w:w="1584" w:type="dxa"/>
            <w:tcBorders>
              <w:top w:val="single" w:sz="4" w:space="0" w:color="999999"/>
              <w:left w:val="single" w:sz="4" w:space="0" w:color="999999"/>
              <w:bottom w:val="single" w:sz="4" w:space="0" w:color="999999"/>
              <w:right w:val="single" w:sz="4" w:space="0" w:color="999999"/>
            </w:tcBorders>
          </w:tcPr>
          <w:p w14:paraId="542C9F06" w14:textId="70ED5F57"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tcPr>
          <w:p w14:paraId="4EDD84F7" w14:textId="77777777" w:rsidR="007937D9" w:rsidRDefault="00000000">
            <w:r>
              <w:rPr>
                <w:sz w:val="18"/>
              </w:rPr>
              <w:t>Actual end date including extensions; updated via Admin_Events form</w:t>
            </w:r>
          </w:p>
        </w:tc>
        <w:tc>
          <w:tcPr>
            <w:tcW w:w="2016" w:type="dxa"/>
            <w:tcBorders>
              <w:top w:val="single" w:sz="4" w:space="0" w:color="999999"/>
              <w:left w:val="single" w:sz="4" w:space="0" w:color="999999"/>
              <w:bottom w:val="single" w:sz="4" w:space="0" w:color="999999"/>
              <w:right w:val="single" w:sz="4" w:space="0" w:color="999999"/>
            </w:tcBorders>
          </w:tcPr>
          <w:p w14:paraId="2342E521" w14:textId="77777777" w:rsidR="007937D9" w:rsidRDefault="00000000">
            <w:r>
              <w:rPr>
                <w:sz w:val="18"/>
              </w:rPr>
              <w:t>Extension Contract End Date</w:t>
            </w:r>
          </w:p>
        </w:tc>
      </w:tr>
      <w:tr w:rsidR="007937D9" w14:paraId="0AE871B6"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7DBBD7F7" w14:textId="77777777" w:rsidR="007937D9" w:rsidRDefault="00000000">
            <w:r>
              <w:rPr>
                <w:sz w:val="18"/>
              </w:rPr>
              <w:t>Contract_Value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2A592860" w14:textId="77777777" w:rsidR="007937D9" w:rsidRDefault="00000000">
            <w:r>
              <w:rPr>
                <w:sz w:val="18"/>
              </w:rPr>
              <w:t>Currency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396EB847" w14:textId="77777777" w:rsidR="007937D9" w:rsidRDefault="00000000">
            <w:r>
              <w:rPr>
                <w:sz w:val="18"/>
              </w:rPr>
              <w:t xml:space="preserve">Full </w:t>
            </w:r>
            <w:proofErr w:type="gramStart"/>
            <w:r>
              <w:rPr>
                <w:sz w:val="18"/>
              </w:rPr>
              <w:t>value;</w:t>
            </w:r>
            <w:proofErr w:type="gramEnd"/>
            <w:r>
              <w:rPr>
                <w:sz w:val="18"/>
              </w:rPr>
              <w:t xml:space="preserve"> updated via Admin_Events form when amended</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67A0479E" w14:textId="77777777" w:rsidR="007937D9" w:rsidRDefault="00000000">
            <w:r>
              <w:rPr>
                <w:sz w:val="18"/>
              </w:rPr>
              <w:t>Total amount of funds to be distributed</w:t>
            </w:r>
          </w:p>
        </w:tc>
      </w:tr>
      <w:tr w:rsidR="007937D9" w14:paraId="3D10A82F" w14:textId="77777777">
        <w:tc>
          <w:tcPr>
            <w:tcW w:w="2160" w:type="dxa"/>
            <w:tcBorders>
              <w:top w:val="single" w:sz="4" w:space="0" w:color="999999"/>
              <w:left w:val="single" w:sz="4" w:space="0" w:color="999999"/>
              <w:bottom w:val="single" w:sz="4" w:space="0" w:color="999999"/>
              <w:right w:val="single" w:sz="4" w:space="0" w:color="999999"/>
            </w:tcBorders>
          </w:tcPr>
          <w:p w14:paraId="125F0985" w14:textId="77777777" w:rsidR="007937D9" w:rsidRDefault="00000000">
            <w:r>
              <w:rPr>
                <w:sz w:val="18"/>
              </w:rPr>
              <w:t>Disbursement_Structure</w:t>
            </w:r>
          </w:p>
        </w:tc>
        <w:tc>
          <w:tcPr>
            <w:tcW w:w="1584" w:type="dxa"/>
            <w:tcBorders>
              <w:top w:val="single" w:sz="4" w:space="0" w:color="999999"/>
              <w:left w:val="single" w:sz="4" w:space="0" w:color="999999"/>
              <w:bottom w:val="single" w:sz="4" w:space="0" w:color="999999"/>
              <w:right w:val="single" w:sz="4" w:space="0" w:color="999999"/>
            </w:tcBorders>
          </w:tcPr>
          <w:p w14:paraId="62FCE1D8" w14:textId="7616EAAF" w:rsidR="007937D9" w:rsidRDefault="00CD3101">
            <w:r>
              <w:rPr>
                <w:sz w:val="18"/>
              </w:rPr>
              <w:t>Global Option Set</w:t>
            </w:r>
          </w:p>
        </w:tc>
        <w:tc>
          <w:tcPr>
            <w:tcW w:w="4320" w:type="dxa"/>
            <w:tcBorders>
              <w:top w:val="single" w:sz="4" w:space="0" w:color="999999"/>
              <w:left w:val="single" w:sz="4" w:space="0" w:color="999999"/>
              <w:bottom w:val="single" w:sz="4" w:space="0" w:color="999999"/>
              <w:right w:val="single" w:sz="4" w:space="0" w:color="999999"/>
            </w:tcBorders>
          </w:tcPr>
          <w:p w14:paraId="1A7113F5" w14:textId="6B4B3F28" w:rsidR="007937D9" w:rsidRDefault="00000000">
            <w:proofErr w:type="spellStart"/>
            <w:r>
              <w:rPr>
                <w:sz w:val="18"/>
              </w:rPr>
              <w:t>Disbursement_Structure</w:t>
            </w:r>
            <w:proofErr w:type="spellEnd"/>
            <w:r w:rsidR="00B803D9">
              <w:rPr>
                <w:sz w:val="18"/>
              </w:rPr>
              <w:t xml:space="preserve"> option set</w:t>
            </w:r>
          </w:p>
        </w:tc>
        <w:tc>
          <w:tcPr>
            <w:tcW w:w="2016" w:type="dxa"/>
            <w:tcBorders>
              <w:top w:val="single" w:sz="4" w:space="0" w:color="999999"/>
              <w:left w:val="single" w:sz="4" w:space="0" w:color="999999"/>
              <w:bottom w:val="single" w:sz="4" w:space="0" w:color="999999"/>
              <w:right w:val="single" w:sz="4" w:space="0" w:color="999999"/>
            </w:tcBorders>
          </w:tcPr>
          <w:p w14:paraId="7F175479" w14:textId="77777777" w:rsidR="007937D9" w:rsidRDefault="00000000">
            <w:r>
              <w:rPr>
                <w:sz w:val="18"/>
              </w:rPr>
              <w:t>Disbursement</w:t>
            </w:r>
          </w:p>
        </w:tc>
      </w:tr>
      <w:tr w:rsidR="007937D9" w14:paraId="28B7820C"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4310E139" w14:textId="77777777" w:rsidR="007937D9" w:rsidRDefault="00000000">
            <w:r>
              <w:rPr>
                <w:sz w:val="18"/>
              </w:rPr>
              <w:t>Coordinator_ID</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799D32DA" w14:textId="60DB10B5"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1EB4CBA9" w14:textId="77777777" w:rsidR="007937D9" w:rsidRDefault="00000000">
            <w:r>
              <w:rPr>
                <w:sz w:val="18"/>
              </w:rPr>
              <w:t>→ Staff; displays Staff_Name</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18F5CC9E" w14:textId="77777777" w:rsidR="007937D9" w:rsidRDefault="00000000">
            <w:r>
              <w:rPr>
                <w:sz w:val="18"/>
              </w:rPr>
              <w:t>Coordinator Assigned</w:t>
            </w:r>
          </w:p>
        </w:tc>
      </w:tr>
      <w:tr w:rsidR="007937D9" w14:paraId="12BF18ED" w14:textId="77777777">
        <w:tc>
          <w:tcPr>
            <w:tcW w:w="2160" w:type="dxa"/>
            <w:tcBorders>
              <w:top w:val="single" w:sz="4" w:space="0" w:color="999999"/>
              <w:left w:val="single" w:sz="4" w:space="0" w:color="999999"/>
              <w:bottom w:val="single" w:sz="4" w:space="0" w:color="999999"/>
              <w:right w:val="single" w:sz="4" w:space="0" w:color="999999"/>
            </w:tcBorders>
          </w:tcPr>
          <w:p w14:paraId="2304C620" w14:textId="77777777" w:rsidR="007937D9" w:rsidRDefault="00000000">
            <w:r>
              <w:rPr>
                <w:sz w:val="18"/>
              </w:rPr>
              <w:t>Notes</w:t>
            </w:r>
          </w:p>
        </w:tc>
        <w:tc>
          <w:tcPr>
            <w:tcW w:w="1584" w:type="dxa"/>
            <w:tcBorders>
              <w:top w:val="single" w:sz="4" w:space="0" w:color="999999"/>
              <w:left w:val="single" w:sz="4" w:space="0" w:color="999999"/>
              <w:bottom w:val="single" w:sz="4" w:space="0" w:color="999999"/>
              <w:right w:val="single" w:sz="4" w:space="0" w:color="999999"/>
            </w:tcBorders>
          </w:tcPr>
          <w:p w14:paraId="09318335" w14:textId="0F90C3A7"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tcPr>
          <w:p w14:paraId="4B8349F7"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06B96E0A" w14:textId="77777777" w:rsidR="007937D9" w:rsidRDefault="00000000">
            <w:r>
              <w:rPr>
                <w:sz w:val="18"/>
              </w:rPr>
              <w:t>Additional Notes</w:t>
            </w:r>
          </w:p>
        </w:tc>
      </w:tr>
    </w:tbl>
    <w:p w14:paraId="482C04C7" w14:textId="77777777" w:rsidR="007937D9" w:rsidRDefault="007937D9"/>
    <w:p w14:paraId="5BC02779" w14:textId="047305C1" w:rsidR="007937D9" w:rsidRDefault="00000000">
      <w:pPr>
        <w:pStyle w:val="Heading2"/>
      </w:pPr>
      <w:bookmarkStart w:id="23" w:name="_Toc230083189"/>
      <w:proofErr w:type="gramStart"/>
      <w:r>
        <w:t>3.</w:t>
      </w:r>
      <w:r w:rsidR="006B6F27">
        <w:t>10</w:t>
      </w:r>
      <w:r>
        <w:t xml:space="preserve">  </w:t>
      </w:r>
      <w:proofErr w:type="spellStart"/>
      <w:r>
        <w:t>Application</w:t>
      </w:r>
      <w:proofErr w:type="gramEnd"/>
      <w:r>
        <w:t>_Process</w:t>
      </w:r>
      <w:bookmarkEnd w:id="23"/>
      <w:proofErr w:type="spellEnd"/>
    </w:p>
    <w:p w14:paraId="11B96ADB" w14:textId="3B2CE43A" w:rsidR="007937D9" w:rsidRDefault="00000000">
      <w:r>
        <w:rPr>
          <w:i/>
        </w:rPr>
        <w:t xml:space="preserve">Pipeline milestone dates from inquiry through contract execution. Payment tracking begins in </w:t>
      </w:r>
      <w:proofErr w:type="spellStart"/>
      <w:r>
        <w:rPr>
          <w:i/>
        </w:rPr>
        <w:t>Contract_Financial</w:t>
      </w:r>
      <w:proofErr w:type="spellEnd"/>
      <w:r>
        <w:rPr>
          <w:i/>
        </w:rPr>
        <w:t>.</w:t>
      </w:r>
    </w:p>
    <w:tbl>
      <w:tblPr>
        <w:tblStyle w:val="TableGrid"/>
        <w:tblW w:w="0" w:type="auto"/>
        <w:tblLook w:val="04A0" w:firstRow="1" w:lastRow="0" w:firstColumn="1" w:lastColumn="0" w:noHBand="0" w:noVBand="1"/>
      </w:tblPr>
      <w:tblGrid>
        <w:gridCol w:w="2453"/>
        <w:gridCol w:w="1436"/>
        <w:gridCol w:w="3642"/>
        <w:gridCol w:w="1819"/>
      </w:tblGrid>
      <w:tr w:rsidR="007937D9" w14:paraId="703E5807"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11452037"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23F18A7D"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045AB335"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2699AAE8" w14:textId="77777777" w:rsidR="007937D9" w:rsidRDefault="00000000">
            <w:pPr>
              <w:jc w:val="center"/>
            </w:pPr>
            <w:r>
              <w:rPr>
                <w:b/>
                <w:color w:val="FFFFFF"/>
                <w:sz w:val="18"/>
              </w:rPr>
              <w:t>Old Masterfile Equivalent</w:t>
            </w:r>
          </w:p>
        </w:tc>
      </w:tr>
      <w:tr w:rsidR="007937D9" w14:paraId="45381C37" w14:textId="77777777">
        <w:tc>
          <w:tcPr>
            <w:tcW w:w="2160" w:type="dxa"/>
            <w:tcBorders>
              <w:top w:val="single" w:sz="4" w:space="0" w:color="999999"/>
              <w:left w:val="single" w:sz="4" w:space="0" w:color="999999"/>
              <w:bottom w:val="single" w:sz="4" w:space="0" w:color="999999"/>
              <w:right w:val="single" w:sz="4" w:space="0" w:color="999999"/>
            </w:tcBorders>
          </w:tcPr>
          <w:p w14:paraId="22C3E4E7" w14:textId="77777777" w:rsidR="007937D9" w:rsidRDefault="00000000">
            <w:r>
              <w:rPr>
                <w:sz w:val="18"/>
              </w:rPr>
              <w:t>Contract_ID</w:t>
            </w:r>
          </w:p>
        </w:tc>
        <w:tc>
          <w:tcPr>
            <w:tcW w:w="1584" w:type="dxa"/>
            <w:tcBorders>
              <w:top w:val="single" w:sz="4" w:space="0" w:color="999999"/>
              <w:left w:val="single" w:sz="4" w:space="0" w:color="999999"/>
              <w:bottom w:val="single" w:sz="4" w:space="0" w:color="999999"/>
              <w:right w:val="single" w:sz="4" w:space="0" w:color="999999"/>
            </w:tcBorders>
          </w:tcPr>
          <w:p w14:paraId="50313C2C" w14:textId="233A06AC"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0BDE3E0D" w14:textId="77777777" w:rsidR="007937D9" w:rsidRDefault="00000000">
            <w:r>
              <w:rPr>
                <w:sz w:val="18"/>
              </w:rPr>
              <w:t>→ Contracts; one-to-one; required</w:t>
            </w:r>
          </w:p>
        </w:tc>
        <w:tc>
          <w:tcPr>
            <w:tcW w:w="2016" w:type="dxa"/>
            <w:tcBorders>
              <w:top w:val="single" w:sz="4" w:space="0" w:color="999999"/>
              <w:left w:val="single" w:sz="4" w:space="0" w:color="999999"/>
              <w:bottom w:val="single" w:sz="4" w:space="0" w:color="999999"/>
              <w:right w:val="single" w:sz="4" w:space="0" w:color="999999"/>
            </w:tcBorders>
          </w:tcPr>
          <w:p w14:paraId="67FF38EF" w14:textId="77777777" w:rsidR="007937D9" w:rsidRDefault="007937D9"/>
        </w:tc>
      </w:tr>
      <w:tr w:rsidR="007937D9" w14:paraId="7DEE637B"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149F3955" w14:textId="77777777" w:rsidR="007937D9" w:rsidRDefault="00000000">
            <w:r>
              <w:rPr>
                <w:sz w:val="18"/>
              </w:rPr>
              <w:t>Inquiry_Date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3B673311" w14:textId="1A40611F"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011EEE11"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1A9FC251" w14:textId="77777777" w:rsidR="007937D9" w:rsidRDefault="00000000">
            <w:r>
              <w:rPr>
                <w:sz w:val="18"/>
              </w:rPr>
              <w:t>Inquiry Date</w:t>
            </w:r>
          </w:p>
        </w:tc>
      </w:tr>
      <w:tr w:rsidR="007937D9" w14:paraId="78909AE6" w14:textId="77777777">
        <w:tc>
          <w:tcPr>
            <w:tcW w:w="2160" w:type="dxa"/>
            <w:tcBorders>
              <w:top w:val="single" w:sz="4" w:space="0" w:color="999999"/>
              <w:left w:val="single" w:sz="4" w:space="0" w:color="999999"/>
              <w:bottom w:val="single" w:sz="4" w:space="0" w:color="999999"/>
              <w:right w:val="single" w:sz="4" w:space="0" w:color="999999"/>
            </w:tcBorders>
          </w:tcPr>
          <w:p w14:paraId="3D6B6B05" w14:textId="77777777" w:rsidR="007937D9" w:rsidRDefault="00000000">
            <w:r>
              <w:rPr>
                <w:sz w:val="18"/>
              </w:rPr>
              <w:t>Application_Received_Date</w:t>
            </w:r>
          </w:p>
        </w:tc>
        <w:tc>
          <w:tcPr>
            <w:tcW w:w="1584" w:type="dxa"/>
            <w:tcBorders>
              <w:top w:val="single" w:sz="4" w:space="0" w:color="999999"/>
              <w:left w:val="single" w:sz="4" w:space="0" w:color="999999"/>
              <w:bottom w:val="single" w:sz="4" w:space="0" w:color="999999"/>
              <w:right w:val="single" w:sz="4" w:space="0" w:color="999999"/>
            </w:tcBorders>
          </w:tcPr>
          <w:p w14:paraId="5CF56E50" w14:textId="0B897C7F" w:rsidR="007937D9" w:rsidRDefault="00000000">
            <w:r>
              <w:rPr>
                <w:sz w:val="18"/>
              </w:rPr>
              <w:t>Date</w:t>
            </w:r>
            <w:r w:rsidR="00CD3101">
              <w:rPr>
                <w:sz w:val="18"/>
              </w:rPr>
              <w:t xml:space="preserve"> Only</w:t>
            </w:r>
          </w:p>
        </w:tc>
        <w:tc>
          <w:tcPr>
            <w:tcW w:w="4320" w:type="dxa"/>
            <w:tcBorders>
              <w:top w:val="single" w:sz="4" w:space="0" w:color="999999"/>
              <w:left w:val="single" w:sz="4" w:space="0" w:color="999999"/>
              <w:bottom w:val="single" w:sz="4" w:space="0" w:color="999999"/>
              <w:right w:val="single" w:sz="4" w:space="0" w:color="999999"/>
            </w:tcBorders>
          </w:tcPr>
          <w:p w14:paraId="4E95E88D"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68073BDE" w14:textId="77777777" w:rsidR="007937D9" w:rsidRDefault="00000000">
            <w:r>
              <w:rPr>
                <w:sz w:val="18"/>
              </w:rPr>
              <w:t>Date Initial Application Received</w:t>
            </w:r>
          </w:p>
        </w:tc>
      </w:tr>
      <w:tr w:rsidR="007937D9" w14:paraId="2DD9D62F"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5E934EEE" w14:textId="77777777" w:rsidR="007937D9" w:rsidRDefault="00000000">
            <w:r>
              <w:rPr>
                <w:sz w:val="18"/>
              </w:rPr>
              <w:t>Application_Finalized_Date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5447F785" w14:textId="07086154"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67EF9B35"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6E221DB0" w14:textId="77777777" w:rsidR="007937D9" w:rsidRDefault="00000000">
            <w:r>
              <w:rPr>
                <w:sz w:val="18"/>
              </w:rPr>
              <w:t>Date of Application Finalized</w:t>
            </w:r>
          </w:p>
        </w:tc>
      </w:tr>
      <w:tr w:rsidR="007937D9" w14:paraId="71F8CABD" w14:textId="77777777">
        <w:tc>
          <w:tcPr>
            <w:tcW w:w="2160" w:type="dxa"/>
            <w:tcBorders>
              <w:top w:val="single" w:sz="4" w:space="0" w:color="999999"/>
              <w:left w:val="single" w:sz="4" w:space="0" w:color="999999"/>
              <w:bottom w:val="single" w:sz="4" w:space="0" w:color="999999"/>
              <w:right w:val="single" w:sz="4" w:space="0" w:color="999999"/>
            </w:tcBorders>
          </w:tcPr>
          <w:p w14:paraId="18FA9C9F" w14:textId="77777777" w:rsidR="007937D9" w:rsidRDefault="00000000">
            <w:r>
              <w:rPr>
                <w:sz w:val="18"/>
              </w:rPr>
              <w:t>CPSM_Request_Sent_Date</w:t>
            </w:r>
          </w:p>
        </w:tc>
        <w:tc>
          <w:tcPr>
            <w:tcW w:w="1584" w:type="dxa"/>
            <w:tcBorders>
              <w:top w:val="single" w:sz="4" w:space="0" w:color="999999"/>
              <w:left w:val="single" w:sz="4" w:space="0" w:color="999999"/>
              <w:bottom w:val="single" w:sz="4" w:space="0" w:color="999999"/>
              <w:right w:val="single" w:sz="4" w:space="0" w:color="999999"/>
            </w:tcBorders>
          </w:tcPr>
          <w:p w14:paraId="6157478B" w14:textId="3CCF3C05"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tcPr>
          <w:p w14:paraId="6C6079C8"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4C2CE923" w14:textId="77777777" w:rsidR="007937D9" w:rsidRDefault="00000000">
            <w:r>
              <w:rPr>
                <w:sz w:val="18"/>
              </w:rPr>
              <w:t>Date Contract Request Sent to CPSM</w:t>
            </w:r>
          </w:p>
        </w:tc>
      </w:tr>
      <w:tr w:rsidR="007937D9" w14:paraId="2B8BA32B"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7086AB7E" w14:textId="77777777" w:rsidR="007937D9" w:rsidRDefault="00000000">
            <w:r>
              <w:rPr>
                <w:sz w:val="18"/>
              </w:rPr>
              <w:t>CR_Number</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796E0445"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0CA6C2E1"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748EF64B" w14:textId="77777777" w:rsidR="007937D9" w:rsidRDefault="00000000">
            <w:r>
              <w:rPr>
                <w:sz w:val="18"/>
              </w:rPr>
              <w:t>CR Number</w:t>
            </w:r>
          </w:p>
        </w:tc>
      </w:tr>
      <w:tr w:rsidR="007937D9" w14:paraId="3D53EC92" w14:textId="77777777">
        <w:tc>
          <w:tcPr>
            <w:tcW w:w="2160" w:type="dxa"/>
            <w:tcBorders>
              <w:top w:val="single" w:sz="4" w:space="0" w:color="999999"/>
              <w:left w:val="single" w:sz="4" w:space="0" w:color="999999"/>
              <w:bottom w:val="single" w:sz="4" w:space="0" w:color="999999"/>
              <w:right w:val="single" w:sz="4" w:space="0" w:color="999999"/>
            </w:tcBorders>
          </w:tcPr>
          <w:p w14:paraId="26FF6F48" w14:textId="77777777" w:rsidR="007937D9" w:rsidRDefault="00000000">
            <w:r>
              <w:rPr>
                <w:sz w:val="18"/>
              </w:rPr>
              <w:t>Contract_Template_Sent_Date</w:t>
            </w:r>
          </w:p>
        </w:tc>
        <w:tc>
          <w:tcPr>
            <w:tcW w:w="1584" w:type="dxa"/>
            <w:tcBorders>
              <w:top w:val="single" w:sz="4" w:space="0" w:color="999999"/>
              <w:left w:val="single" w:sz="4" w:space="0" w:color="999999"/>
              <w:bottom w:val="single" w:sz="4" w:space="0" w:color="999999"/>
              <w:right w:val="single" w:sz="4" w:space="0" w:color="999999"/>
            </w:tcBorders>
          </w:tcPr>
          <w:p w14:paraId="305CDBA6" w14:textId="76DCE38B"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tcPr>
          <w:p w14:paraId="75633582"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7A08C3FE" w14:textId="77777777" w:rsidR="007937D9" w:rsidRDefault="00000000">
            <w:r>
              <w:rPr>
                <w:sz w:val="18"/>
              </w:rPr>
              <w:t>Date Contract Template sent to CPSM</w:t>
            </w:r>
          </w:p>
        </w:tc>
      </w:tr>
      <w:tr w:rsidR="007937D9" w14:paraId="52BD75F5"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57A77C46" w14:textId="77777777" w:rsidR="007937D9" w:rsidRDefault="00000000">
            <w:r>
              <w:rPr>
                <w:sz w:val="18"/>
              </w:rPr>
              <w:t>CLM_Number</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4F575E19"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65C1C8A9"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563BE498" w14:textId="77777777" w:rsidR="007937D9" w:rsidRDefault="00000000">
            <w:r>
              <w:rPr>
                <w:sz w:val="18"/>
              </w:rPr>
              <w:t>CLM Number</w:t>
            </w:r>
          </w:p>
        </w:tc>
      </w:tr>
      <w:tr w:rsidR="007937D9" w14:paraId="5CB57AC4" w14:textId="77777777">
        <w:tc>
          <w:tcPr>
            <w:tcW w:w="2160" w:type="dxa"/>
            <w:tcBorders>
              <w:top w:val="single" w:sz="4" w:space="0" w:color="999999"/>
              <w:left w:val="single" w:sz="4" w:space="0" w:color="999999"/>
              <w:bottom w:val="single" w:sz="4" w:space="0" w:color="999999"/>
              <w:right w:val="single" w:sz="4" w:space="0" w:color="999999"/>
            </w:tcBorders>
          </w:tcPr>
          <w:p w14:paraId="49631092" w14:textId="77777777" w:rsidR="007937D9" w:rsidRDefault="00000000">
            <w:r>
              <w:rPr>
                <w:sz w:val="18"/>
              </w:rPr>
              <w:t>CLM_Received_Date</w:t>
            </w:r>
          </w:p>
        </w:tc>
        <w:tc>
          <w:tcPr>
            <w:tcW w:w="1584" w:type="dxa"/>
            <w:tcBorders>
              <w:top w:val="single" w:sz="4" w:space="0" w:color="999999"/>
              <w:left w:val="single" w:sz="4" w:space="0" w:color="999999"/>
              <w:bottom w:val="single" w:sz="4" w:space="0" w:color="999999"/>
              <w:right w:val="single" w:sz="4" w:space="0" w:color="999999"/>
            </w:tcBorders>
          </w:tcPr>
          <w:p w14:paraId="787F7F56" w14:textId="3F4DEB04"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tcPr>
          <w:p w14:paraId="4E44FF53"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4804015F" w14:textId="77777777" w:rsidR="007937D9" w:rsidRDefault="00000000">
            <w:r>
              <w:rPr>
                <w:sz w:val="18"/>
              </w:rPr>
              <w:t>Date CLM # received from CPSM</w:t>
            </w:r>
          </w:p>
        </w:tc>
      </w:tr>
      <w:tr w:rsidR="007937D9" w14:paraId="32C5B737"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3933A891" w14:textId="77777777" w:rsidR="007937D9" w:rsidRDefault="00000000">
            <w:r>
              <w:rPr>
                <w:sz w:val="18"/>
              </w:rPr>
              <w:t>Signatures_Received_Date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0DD683B8" w14:textId="7ECA6CA1"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7987D06E"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6A53FAB4" w14:textId="77777777" w:rsidR="007937D9" w:rsidRDefault="00000000">
            <w:r>
              <w:rPr>
                <w:sz w:val="18"/>
              </w:rPr>
              <w:t>Date signatures received from Community</w:t>
            </w:r>
          </w:p>
        </w:tc>
      </w:tr>
      <w:tr w:rsidR="007937D9" w14:paraId="2CA5FA2C" w14:textId="77777777">
        <w:tc>
          <w:tcPr>
            <w:tcW w:w="2160" w:type="dxa"/>
            <w:tcBorders>
              <w:top w:val="single" w:sz="4" w:space="0" w:color="999999"/>
              <w:left w:val="single" w:sz="4" w:space="0" w:color="999999"/>
              <w:bottom w:val="single" w:sz="4" w:space="0" w:color="999999"/>
              <w:right w:val="single" w:sz="4" w:space="0" w:color="999999"/>
            </w:tcBorders>
          </w:tcPr>
          <w:p w14:paraId="66127B11" w14:textId="77777777" w:rsidR="007937D9" w:rsidRDefault="00000000">
            <w:r>
              <w:rPr>
                <w:sz w:val="18"/>
              </w:rPr>
              <w:lastRenderedPageBreak/>
              <w:t>Notes</w:t>
            </w:r>
          </w:p>
        </w:tc>
        <w:tc>
          <w:tcPr>
            <w:tcW w:w="1584" w:type="dxa"/>
            <w:tcBorders>
              <w:top w:val="single" w:sz="4" w:space="0" w:color="999999"/>
              <w:left w:val="single" w:sz="4" w:space="0" w:color="999999"/>
              <w:bottom w:val="single" w:sz="4" w:space="0" w:color="999999"/>
              <w:right w:val="single" w:sz="4" w:space="0" w:color="999999"/>
            </w:tcBorders>
          </w:tcPr>
          <w:p w14:paraId="6E081CF4" w14:textId="296FEE2E"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tcPr>
          <w:p w14:paraId="484BBE6B"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1CD4D96D" w14:textId="77777777" w:rsidR="007937D9" w:rsidRDefault="007937D9"/>
        </w:tc>
      </w:tr>
    </w:tbl>
    <w:p w14:paraId="767B4013" w14:textId="77777777" w:rsidR="007937D9" w:rsidRDefault="00000000">
      <w:r>
        <w:br w:type="page"/>
      </w:r>
    </w:p>
    <w:p w14:paraId="71560DCA" w14:textId="79AF11FF" w:rsidR="007937D9" w:rsidRDefault="00000000">
      <w:pPr>
        <w:pStyle w:val="Heading2"/>
      </w:pPr>
      <w:bookmarkStart w:id="24" w:name="_Toc230083190"/>
      <w:proofErr w:type="gramStart"/>
      <w:r>
        <w:lastRenderedPageBreak/>
        <w:t>3.1</w:t>
      </w:r>
      <w:r w:rsidR="006B6F27">
        <w:t>1</w:t>
      </w:r>
      <w:r>
        <w:t xml:space="preserve">  </w:t>
      </w:r>
      <w:proofErr w:type="spellStart"/>
      <w:r>
        <w:t>Contract</w:t>
      </w:r>
      <w:proofErr w:type="gramEnd"/>
      <w:r>
        <w:t>_</w:t>
      </w:r>
      <w:del w:id="25" w:author="Kristin Flemons" w:date="2026-05-20T10:43:00Z" w16du:dateUtc="2026-05-20T16:43:00Z">
        <w:r w:rsidDel="00C158FE">
          <w:delText>Application</w:delText>
        </w:r>
      </w:del>
      <w:bookmarkEnd w:id="24"/>
      <w:ins w:id="26" w:author="Kristin Flemons" w:date="2026-05-20T10:43:00Z" w16du:dateUtc="2026-05-20T16:43:00Z">
        <w:r w:rsidR="00C158FE">
          <w:t>Narrative_Contents</w:t>
        </w:r>
      </w:ins>
      <w:proofErr w:type="spellEnd"/>
    </w:p>
    <w:p w14:paraId="1993BCA9" w14:textId="443C4D87" w:rsidR="007937D9" w:rsidRDefault="00000000">
      <w:r>
        <w:rPr>
          <w:i/>
        </w:rPr>
        <w:t>Narrative content of the grant application. One record per contract.</w:t>
      </w:r>
    </w:p>
    <w:tbl>
      <w:tblPr>
        <w:tblStyle w:val="TableGrid"/>
        <w:tblW w:w="0" w:type="auto"/>
        <w:tblLook w:val="04A0" w:firstRow="1" w:lastRow="0" w:firstColumn="1" w:lastColumn="0" w:noHBand="0" w:noVBand="1"/>
      </w:tblPr>
      <w:tblGrid>
        <w:gridCol w:w="2324"/>
        <w:gridCol w:w="1452"/>
        <w:gridCol w:w="3747"/>
        <w:gridCol w:w="1827"/>
      </w:tblGrid>
      <w:tr w:rsidR="007937D9" w14:paraId="1A66D524"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53B96261"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0A000BEB"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3ED5E055"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2E0BEBEE" w14:textId="77777777" w:rsidR="007937D9" w:rsidRDefault="00000000">
            <w:pPr>
              <w:jc w:val="center"/>
            </w:pPr>
            <w:r>
              <w:rPr>
                <w:b/>
                <w:color w:val="FFFFFF"/>
                <w:sz w:val="18"/>
              </w:rPr>
              <w:t>Old Masterfile Equivalent</w:t>
            </w:r>
          </w:p>
        </w:tc>
      </w:tr>
      <w:tr w:rsidR="007937D9" w14:paraId="755F89F8" w14:textId="77777777">
        <w:tc>
          <w:tcPr>
            <w:tcW w:w="2160" w:type="dxa"/>
            <w:tcBorders>
              <w:top w:val="single" w:sz="4" w:space="0" w:color="999999"/>
              <w:left w:val="single" w:sz="4" w:space="0" w:color="999999"/>
              <w:bottom w:val="single" w:sz="4" w:space="0" w:color="999999"/>
              <w:right w:val="single" w:sz="4" w:space="0" w:color="999999"/>
            </w:tcBorders>
          </w:tcPr>
          <w:p w14:paraId="760B8B16" w14:textId="77777777" w:rsidR="007937D9" w:rsidRDefault="00000000">
            <w:r>
              <w:rPr>
                <w:sz w:val="18"/>
              </w:rPr>
              <w:t>Contract_ID</w:t>
            </w:r>
          </w:p>
        </w:tc>
        <w:tc>
          <w:tcPr>
            <w:tcW w:w="1584" w:type="dxa"/>
            <w:tcBorders>
              <w:top w:val="single" w:sz="4" w:space="0" w:color="999999"/>
              <w:left w:val="single" w:sz="4" w:space="0" w:color="999999"/>
              <w:bottom w:val="single" w:sz="4" w:space="0" w:color="999999"/>
              <w:right w:val="single" w:sz="4" w:space="0" w:color="999999"/>
            </w:tcBorders>
          </w:tcPr>
          <w:p w14:paraId="33E3AFFF" w14:textId="27CDB227"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40E39DC8" w14:textId="77777777" w:rsidR="007937D9" w:rsidRDefault="00000000">
            <w:r>
              <w:rPr>
                <w:sz w:val="18"/>
              </w:rPr>
              <w:t>→ Contracts; one-to-one; required</w:t>
            </w:r>
          </w:p>
        </w:tc>
        <w:tc>
          <w:tcPr>
            <w:tcW w:w="2016" w:type="dxa"/>
            <w:tcBorders>
              <w:top w:val="single" w:sz="4" w:space="0" w:color="999999"/>
              <w:left w:val="single" w:sz="4" w:space="0" w:color="999999"/>
              <w:bottom w:val="single" w:sz="4" w:space="0" w:color="999999"/>
              <w:right w:val="single" w:sz="4" w:space="0" w:color="999999"/>
            </w:tcBorders>
          </w:tcPr>
          <w:p w14:paraId="7728DAD1" w14:textId="77777777" w:rsidR="007937D9" w:rsidRDefault="007937D9"/>
        </w:tc>
      </w:tr>
      <w:tr w:rsidR="007937D9" w14:paraId="629B77B8"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6D3CEDA5" w14:textId="77777777" w:rsidR="007937D9" w:rsidRDefault="00000000">
            <w:r>
              <w:rPr>
                <w:sz w:val="18"/>
              </w:rPr>
              <w:t>Strengths</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5575CB33" w14:textId="1BDDA51F"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230151E6" w14:textId="77777777" w:rsidR="007937D9" w:rsidRDefault="00000000">
            <w:r>
              <w:rPr>
                <w:sz w:val="18"/>
              </w:rPr>
              <w:t>Community or organizational strengths relevant to this application</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04AFAD64" w14:textId="77777777" w:rsidR="007937D9" w:rsidRDefault="007937D9"/>
        </w:tc>
      </w:tr>
      <w:tr w:rsidR="007937D9" w14:paraId="307BF922" w14:textId="77777777">
        <w:tc>
          <w:tcPr>
            <w:tcW w:w="2160" w:type="dxa"/>
            <w:tcBorders>
              <w:top w:val="single" w:sz="4" w:space="0" w:color="999999"/>
              <w:left w:val="single" w:sz="4" w:space="0" w:color="999999"/>
              <w:bottom w:val="single" w:sz="4" w:space="0" w:color="999999"/>
              <w:right w:val="single" w:sz="4" w:space="0" w:color="999999"/>
            </w:tcBorders>
          </w:tcPr>
          <w:p w14:paraId="014CB600" w14:textId="77777777" w:rsidR="007937D9" w:rsidRDefault="00000000">
            <w:r>
              <w:rPr>
                <w:sz w:val="18"/>
              </w:rPr>
              <w:t>Challenges</w:t>
            </w:r>
          </w:p>
        </w:tc>
        <w:tc>
          <w:tcPr>
            <w:tcW w:w="1584" w:type="dxa"/>
            <w:tcBorders>
              <w:top w:val="single" w:sz="4" w:space="0" w:color="999999"/>
              <w:left w:val="single" w:sz="4" w:space="0" w:color="999999"/>
              <w:bottom w:val="single" w:sz="4" w:space="0" w:color="999999"/>
              <w:right w:val="single" w:sz="4" w:space="0" w:color="999999"/>
            </w:tcBorders>
          </w:tcPr>
          <w:p w14:paraId="76EEBD8B" w14:textId="26FDF40D"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tcPr>
          <w:p w14:paraId="3FEA6965" w14:textId="77777777" w:rsidR="007937D9" w:rsidRDefault="00000000">
            <w:r>
              <w:rPr>
                <w:sz w:val="18"/>
              </w:rPr>
              <w:t>Challenges or barriers the community is addressing</w:t>
            </w:r>
          </w:p>
        </w:tc>
        <w:tc>
          <w:tcPr>
            <w:tcW w:w="2016" w:type="dxa"/>
            <w:tcBorders>
              <w:top w:val="single" w:sz="4" w:space="0" w:color="999999"/>
              <w:left w:val="single" w:sz="4" w:space="0" w:color="999999"/>
              <w:bottom w:val="single" w:sz="4" w:space="0" w:color="999999"/>
              <w:right w:val="single" w:sz="4" w:space="0" w:color="999999"/>
            </w:tcBorders>
          </w:tcPr>
          <w:p w14:paraId="1EDA1C4A" w14:textId="77777777" w:rsidR="007937D9" w:rsidRDefault="007937D9"/>
        </w:tc>
      </w:tr>
      <w:tr w:rsidR="007937D9" w14:paraId="0E5D23AA"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1F115450" w14:textId="77777777" w:rsidR="007937D9" w:rsidRDefault="00000000">
            <w:r>
              <w:rPr>
                <w:sz w:val="18"/>
              </w:rPr>
              <w:t>Needs</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76DC350F" w14:textId="46C667D5"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78EC82E5" w14:textId="77777777" w:rsidR="007937D9" w:rsidRDefault="00000000">
            <w:r>
              <w:rPr>
                <w:sz w:val="18"/>
              </w:rPr>
              <w:t>Identified needs that this grant will address</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24669489" w14:textId="77777777" w:rsidR="007937D9" w:rsidRDefault="007937D9"/>
        </w:tc>
      </w:tr>
      <w:tr w:rsidR="007937D9" w14:paraId="62DB8ADB" w14:textId="77777777">
        <w:tc>
          <w:tcPr>
            <w:tcW w:w="2160" w:type="dxa"/>
            <w:tcBorders>
              <w:top w:val="single" w:sz="4" w:space="0" w:color="999999"/>
              <w:left w:val="single" w:sz="4" w:space="0" w:color="999999"/>
              <w:bottom w:val="single" w:sz="4" w:space="0" w:color="999999"/>
              <w:right w:val="single" w:sz="4" w:space="0" w:color="999999"/>
            </w:tcBorders>
          </w:tcPr>
          <w:p w14:paraId="262DE6B5" w14:textId="77777777" w:rsidR="007937D9" w:rsidRDefault="00000000">
            <w:r>
              <w:rPr>
                <w:sz w:val="18"/>
              </w:rPr>
              <w:t>Resources_and_Partnerships</w:t>
            </w:r>
          </w:p>
        </w:tc>
        <w:tc>
          <w:tcPr>
            <w:tcW w:w="1584" w:type="dxa"/>
            <w:tcBorders>
              <w:top w:val="single" w:sz="4" w:space="0" w:color="999999"/>
              <w:left w:val="single" w:sz="4" w:space="0" w:color="999999"/>
              <w:bottom w:val="single" w:sz="4" w:space="0" w:color="999999"/>
              <w:right w:val="single" w:sz="4" w:space="0" w:color="999999"/>
            </w:tcBorders>
          </w:tcPr>
          <w:p w14:paraId="49F87F33" w14:textId="0354B26F"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tcPr>
          <w:p w14:paraId="5D34B260" w14:textId="77777777" w:rsidR="007937D9" w:rsidRDefault="00000000">
            <w:r>
              <w:rPr>
                <w:sz w:val="18"/>
              </w:rPr>
              <w:t>Existing resources, partnerships, and supports</w:t>
            </w:r>
          </w:p>
        </w:tc>
        <w:tc>
          <w:tcPr>
            <w:tcW w:w="2016" w:type="dxa"/>
            <w:tcBorders>
              <w:top w:val="single" w:sz="4" w:space="0" w:color="999999"/>
              <w:left w:val="single" w:sz="4" w:space="0" w:color="999999"/>
              <w:bottom w:val="single" w:sz="4" w:space="0" w:color="999999"/>
              <w:right w:val="single" w:sz="4" w:space="0" w:color="999999"/>
            </w:tcBorders>
          </w:tcPr>
          <w:p w14:paraId="49ABE777" w14:textId="77777777" w:rsidR="007937D9" w:rsidRDefault="007937D9"/>
        </w:tc>
      </w:tr>
      <w:tr w:rsidR="007937D9" w14:paraId="08F6A189"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1B6AF077" w14:textId="77777777" w:rsidR="007937D9" w:rsidRDefault="00000000">
            <w:r>
              <w:rPr>
                <w:sz w:val="18"/>
              </w:rPr>
              <w:t>Impact_and_Momentum</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7097D733" w14:textId="4415D93B"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0C27B4CB" w14:textId="77777777" w:rsidR="007937D9" w:rsidRDefault="00000000">
            <w:r>
              <w:rPr>
                <w:sz w:val="18"/>
              </w:rPr>
              <w:t>Existing impact or momentum this grant will build on</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6A4F8D8F" w14:textId="77777777" w:rsidR="007937D9" w:rsidRDefault="007937D9"/>
        </w:tc>
      </w:tr>
      <w:tr w:rsidR="007937D9" w14:paraId="768E91E8" w14:textId="77777777">
        <w:tc>
          <w:tcPr>
            <w:tcW w:w="2160" w:type="dxa"/>
            <w:tcBorders>
              <w:top w:val="single" w:sz="4" w:space="0" w:color="999999"/>
              <w:left w:val="single" w:sz="4" w:space="0" w:color="999999"/>
              <w:bottom w:val="single" w:sz="4" w:space="0" w:color="999999"/>
              <w:right w:val="single" w:sz="4" w:space="0" w:color="999999"/>
            </w:tcBorders>
          </w:tcPr>
          <w:p w14:paraId="789FBE89" w14:textId="77777777" w:rsidR="007937D9" w:rsidRDefault="00000000">
            <w:r>
              <w:rPr>
                <w:sz w:val="18"/>
              </w:rPr>
              <w:t>Notes</w:t>
            </w:r>
          </w:p>
        </w:tc>
        <w:tc>
          <w:tcPr>
            <w:tcW w:w="1584" w:type="dxa"/>
            <w:tcBorders>
              <w:top w:val="single" w:sz="4" w:space="0" w:color="999999"/>
              <w:left w:val="single" w:sz="4" w:space="0" w:color="999999"/>
              <w:bottom w:val="single" w:sz="4" w:space="0" w:color="999999"/>
              <w:right w:val="single" w:sz="4" w:space="0" w:color="999999"/>
            </w:tcBorders>
          </w:tcPr>
          <w:p w14:paraId="235D8FB3" w14:textId="27DD1A21"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tcPr>
          <w:p w14:paraId="575E784E"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5E3A1D9A" w14:textId="77777777" w:rsidR="007937D9" w:rsidRDefault="007937D9"/>
        </w:tc>
      </w:tr>
    </w:tbl>
    <w:p w14:paraId="56805FE0" w14:textId="77777777" w:rsidR="007937D9" w:rsidRDefault="007937D9"/>
    <w:p w14:paraId="15EAF21D" w14:textId="492002E1" w:rsidR="007937D9" w:rsidRDefault="00000000">
      <w:pPr>
        <w:pStyle w:val="Heading2"/>
      </w:pPr>
      <w:bookmarkStart w:id="27" w:name="_Toc230083191"/>
      <w:proofErr w:type="gramStart"/>
      <w:r>
        <w:t>3.1</w:t>
      </w:r>
      <w:r w:rsidR="006B6F27">
        <w:t>2</w:t>
      </w:r>
      <w:r>
        <w:t xml:space="preserve">  </w:t>
      </w:r>
      <w:proofErr w:type="spellStart"/>
      <w:r>
        <w:t>Contract</w:t>
      </w:r>
      <w:proofErr w:type="gramEnd"/>
      <w:r>
        <w:t>_Objectives</w:t>
      </w:r>
      <w:bookmarkEnd w:id="27"/>
      <w:proofErr w:type="spellEnd"/>
    </w:p>
    <w:p w14:paraId="317EB360" w14:textId="58770052" w:rsidR="007937D9" w:rsidRDefault="00000000">
      <w:r>
        <w:rPr>
          <w:i/>
        </w:rPr>
        <w:t>One row per stated objective. Multiple objectives per contract supported.</w:t>
      </w:r>
    </w:p>
    <w:tbl>
      <w:tblPr>
        <w:tblStyle w:val="TableGrid"/>
        <w:tblW w:w="0" w:type="auto"/>
        <w:tblLook w:val="04A0" w:firstRow="1" w:lastRow="0" w:firstColumn="1" w:lastColumn="0" w:noHBand="0" w:noVBand="1"/>
      </w:tblPr>
      <w:tblGrid>
        <w:gridCol w:w="2451"/>
        <w:gridCol w:w="1420"/>
        <w:gridCol w:w="3696"/>
        <w:gridCol w:w="1783"/>
      </w:tblGrid>
      <w:tr w:rsidR="007937D9" w14:paraId="560B8828"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64B4254B"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6E0789A8"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3238E2F3"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4B6753ED" w14:textId="77777777" w:rsidR="007937D9" w:rsidRDefault="00000000">
            <w:pPr>
              <w:jc w:val="center"/>
            </w:pPr>
            <w:r>
              <w:rPr>
                <w:b/>
                <w:color w:val="FFFFFF"/>
                <w:sz w:val="18"/>
              </w:rPr>
              <w:t>Old Masterfile Equivalent</w:t>
            </w:r>
          </w:p>
        </w:tc>
      </w:tr>
      <w:tr w:rsidR="007937D9" w14:paraId="6FF3842B" w14:textId="77777777">
        <w:tc>
          <w:tcPr>
            <w:tcW w:w="2160" w:type="dxa"/>
            <w:tcBorders>
              <w:top w:val="single" w:sz="4" w:space="0" w:color="999999"/>
              <w:left w:val="single" w:sz="4" w:space="0" w:color="999999"/>
              <w:bottom w:val="single" w:sz="4" w:space="0" w:color="999999"/>
              <w:right w:val="single" w:sz="4" w:space="0" w:color="999999"/>
            </w:tcBorders>
          </w:tcPr>
          <w:p w14:paraId="1373574D" w14:textId="77777777" w:rsidR="007937D9" w:rsidRDefault="00000000">
            <w:r>
              <w:rPr>
                <w:sz w:val="18"/>
              </w:rPr>
              <w:t>Contract_ID</w:t>
            </w:r>
          </w:p>
        </w:tc>
        <w:tc>
          <w:tcPr>
            <w:tcW w:w="1584" w:type="dxa"/>
            <w:tcBorders>
              <w:top w:val="single" w:sz="4" w:space="0" w:color="999999"/>
              <w:left w:val="single" w:sz="4" w:space="0" w:color="999999"/>
              <w:bottom w:val="single" w:sz="4" w:space="0" w:color="999999"/>
              <w:right w:val="single" w:sz="4" w:space="0" w:color="999999"/>
            </w:tcBorders>
          </w:tcPr>
          <w:p w14:paraId="4AE8E69C" w14:textId="1EEFCFC7"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63E3CD01" w14:textId="77777777" w:rsidR="007937D9" w:rsidRDefault="00000000">
            <w:r>
              <w:rPr>
                <w:sz w:val="18"/>
              </w:rPr>
              <w:t>→ Contracts; required</w:t>
            </w:r>
          </w:p>
        </w:tc>
        <w:tc>
          <w:tcPr>
            <w:tcW w:w="2016" w:type="dxa"/>
            <w:tcBorders>
              <w:top w:val="single" w:sz="4" w:space="0" w:color="999999"/>
              <w:left w:val="single" w:sz="4" w:space="0" w:color="999999"/>
              <w:bottom w:val="single" w:sz="4" w:space="0" w:color="999999"/>
              <w:right w:val="single" w:sz="4" w:space="0" w:color="999999"/>
            </w:tcBorders>
          </w:tcPr>
          <w:p w14:paraId="353C9381" w14:textId="77777777" w:rsidR="007937D9" w:rsidRDefault="007937D9"/>
        </w:tc>
      </w:tr>
      <w:tr w:rsidR="007937D9" w14:paraId="18F5DE4D"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6C224A53" w14:textId="77777777" w:rsidR="007937D9" w:rsidRDefault="00000000">
            <w:r>
              <w:rPr>
                <w:sz w:val="18"/>
              </w:rPr>
              <w:t>Objective_Number</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7A8A30C9" w14:textId="22ED6A69" w:rsidR="007937D9" w:rsidRDefault="00CD3101">
            <w:r>
              <w:rPr>
                <w:sz w:val="18"/>
              </w:rPr>
              <w:t>Whole Number</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227E78BF" w14:textId="77777777" w:rsidR="007937D9" w:rsidRDefault="00000000">
            <w:r>
              <w:rPr>
                <w:sz w:val="18"/>
              </w:rPr>
              <w:t>Sequential ordering within the contract — 1, 2, 3...</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68EAF640" w14:textId="77777777" w:rsidR="007937D9" w:rsidRDefault="007937D9"/>
        </w:tc>
      </w:tr>
      <w:tr w:rsidR="007937D9" w14:paraId="7EBA9F4D" w14:textId="77777777">
        <w:tc>
          <w:tcPr>
            <w:tcW w:w="2160" w:type="dxa"/>
            <w:tcBorders>
              <w:top w:val="single" w:sz="4" w:space="0" w:color="999999"/>
              <w:left w:val="single" w:sz="4" w:space="0" w:color="999999"/>
              <w:bottom w:val="single" w:sz="4" w:space="0" w:color="999999"/>
              <w:right w:val="single" w:sz="4" w:space="0" w:color="999999"/>
            </w:tcBorders>
          </w:tcPr>
          <w:p w14:paraId="2B5DFCC7" w14:textId="77777777" w:rsidR="007937D9" w:rsidRDefault="00000000">
            <w:r>
              <w:rPr>
                <w:sz w:val="18"/>
              </w:rPr>
              <w:t>Objective_Description</w:t>
            </w:r>
          </w:p>
        </w:tc>
        <w:tc>
          <w:tcPr>
            <w:tcW w:w="1584" w:type="dxa"/>
            <w:tcBorders>
              <w:top w:val="single" w:sz="4" w:space="0" w:color="999999"/>
              <w:left w:val="single" w:sz="4" w:space="0" w:color="999999"/>
              <w:bottom w:val="single" w:sz="4" w:space="0" w:color="999999"/>
              <w:right w:val="single" w:sz="4" w:space="0" w:color="999999"/>
            </w:tcBorders>
          </w:tcPr>
          <w:p w14:paraId="4FB718BD" w14:textId="00CABFA3"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tcPr>
          <w:p w14:paraId="3E3CD836" w14:textId="77777777" w:rsidR="007937D9" w:rsidRDefault="00000000">
            <w:r>
              <w:rPr>
                <w:sz w:val="18"/>
              </w:rPr>
              <w:t>Full text of the stated objective</w:t>
            </w:r>
          </w:p>
        </w:tc>
        <w:tc>
          <w:tcPr>
            <w:tcW w:w="2016" w:type="dxa"/>
            <w:tcBorders>
              <w:top w:val="single" w:sz="4" w:space="0" w:color="999999"/>
              <w:left w:val="single" w:sz="4" w:space="0" w:color="999999"/>
              <w:bottom w:val="single" w:sz="4" w:space="0" w:color="999999"/>
              <w:right w:val="single" w:sz="4" w:space="0" w:color="999999"/>
            </w:tcBorders>
          </w:tcPr>
          <w:p w14:paraId="3F3F6962" w14:textId="77777777" w:rsidR="007937D9" w:rsidRDefault="007937D9"/>
        </w:tc>
      </w:tr>
      <w:tr w:rsidR="007937D9" w14:paraId="6967B004"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587E50D8" w14:textId="77777777" w:rsidR="007937D9" w:rsidRDefault="00000000">
            <w:commentRangeStart w:id="28"/>
            <w:commentRangeStart w:id="29"/>
            <w:proofErr w:type="spellStart"/>
            <w:r>
              <w:rPr>
                <w:sz w:val="18"/>
              </w:rPr>
              <w:t>Related_Outcome_ID</w:t>
            </w:r>
            <w:commentRangeEnd w:id="28"/>
            <w:proofErr w:type="spellEnd"/>
            <w:r w:rsidR="00931610">
              <w:rPr>
                <w:rStyle w:val="CommentReference"/>
              </w:rPr>
              <w:commentReference w:id="28"/>
            </w:r>
            <w:commentRangeEnd w:id="29"/>
            <w:r w:rsidR="00552C2D">
              <w:rPr>
                <w:rStyle w:val="CommentReference"/>
              </w:rPr>
              <w:commentReference w:id="29"/>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00F062B0" w14:textId="10A80D0B"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2106A2DA" w14:textId="77777777" w:rsidR="007937D9" w:rsidRDefault="00000000">
            <w:r>
              <w:rPr>
                <w:sz w:val="18"/>
              </w:rPr>
              <w:t>→ Attribute_Registry; filter to Attribute_Category = Program Outcome; nullable</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16A23F6B" w14:textId="77777777" w:rsidR="007937D9" w:rsidRDefault="007937D9"/>
        </w:tc>
      </w:tr>
      <w:tr w:rsidR="007937D9" w14:paraId="21552556" w14:textId="77777777">
        <w:tc>
          <w:tcPr>
            <w:tcW w:w="2160" w:type="dxa"/>
            <w:tcBorders>
              <w:top w:val="single" w:sz="4" w:space="0" w:color="999999"/>
              <w:left w:val="single" w:sz="4" w:space="0" w:color="999999"/>
              <w:bottom w:val="single" w:sz="4" w:space="0" w:color="999999"/>
              <w:right w:val="single" w:sz="4" w:space="0" w:color="999999"/>
            </w:tcBorders>
          </w:tcPr>
          <w:p w14:paraId="49D87E3B" w14:textId="77777777" w:rsidR="007937D9" w:rsidRDefault="00000000">
            <w:r>
              <w:rPr>
                <w:sz w:val="18"/>
              </w:rPr>
              <w:t>Notes</w:t>
            </w:r>
          </w:p>
        </w:tc>
        <w:tc>
          <w:tcPr>
            <w:tcW w:w="1584" w:type="dxa"/>
            <w:tcBorders>
              <w:top w:val="single" w:sz="4" w:space="0" w:color="999999"/>
              <w:left w:val="single" w:sz="4" w:space="0" w:color="999999"/>
              <w:bottom w:val="single" w:sz="4" w:space="0" w:color="999999"/>
              <w:right w:val="single" w:sz="4" w:space="0" w:color="999999"/>
            </w:tcBorders>
          </w:tcPr>
          <w:p w14:paraId="116F6777" w14:textId="46D6AEA9"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tcPr>
          <w:p w14:paraId="79E10563"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489899E8" w14:textId="77777777" w:rsidR="007937D9" w:rsidRDefault="007937D9"/>
        </w:tc>
      </w:tr>
    </w:tbl>
    <w:p w14:paraId="5A8615BA" w14:textId="77777777" w:rsidR="007937D9" w:rsidRDefault="007937D9"/>
    <w:p w14:paraId="64FC7754" w14:textId="7145BADF" w:rsidR="007937D9" w:rsidRDefault="00000000">
      <w:pPr>
        <w:pStyle w:val="Heading2"/>
      </w:pPr>
      <w:bookmarkStart w:id="30" w:name="_Toc230083192"/>
      <w:proofErr w:type="gramStart"/>
      <w:r>
        <w:t>3.1</w:t>
      </w:r>
      <w:r w:rsidR="006B6F27">
        <w:t>3</w:t>
      </w:r>
      <w:r>
        <w:t xml:space="preserve">  </w:t>
      </w:r>
      <w:proofErr w:type="spellStart"/>
      <w:r>
        <w:t>Contract</w:t>
      </w:r>
      <w:proofErr w:type="gramEnd"/>
      <w:r>
        <w:t>_EvalPlan</w:t>
      </w:r>
      <w:bookmarkEnd w:id="30"/>
      <w:proofErr w:type="spellEnd"/>
    </w:p>
    <w:p w14:paraId="3639B81D" w14:textId="08A6ADC1" w:rsidR="007937D9" w:rsidRDefault="00000000">
      <w:r>
        <w:rPr>
          <w:i/>
        </w:rPr>
        <w:t>Evaluation plan for the contract. One record per contract.</w:t>
      </w:r>
    </w:p>
    <w:tbl>
      <w:tblPr>
        <w:tblStyle w:val="TableGrid"/>
        <w:tblW w:w="0" w:type="auto"/>
        <w:tblLook w:val="04A0" w:firstRow="1" w:lastRow="0" w:firstColumn="1" w:lastColumn="0" w:noHBand="0" w:noVBand="1"/>
      </w:tblPr>
      <w:tblGrid>
        <w:gridCol w:w="2200"/>
        <w:gridCol w:w="1469"/>
        <w:gridCol w:w="3829"/>
        <w:gridCol w:w="1852"/>
      </w:tblGrid>
      <w:tr w:rsidR="007937D9" w14:paraId="35ACBB6A"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5F58F5EB"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72DF19DA"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73EFA618"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4BC3E81F" w14:textId="77777777" w:rsidR="007937D9" w:rsidRDefault="00000000">
            <w:pPr>
              <w:jc w:val="center"/>
            </w:pPr>
            <w:r>
              <w:rPr>
                <w:b/>
                <w:color w:val="FFFFFF"/>
                <w:sz w:val="18"/>
              </w:rPr>
              <w:t>Old Masterfile Equivalent</w:t>
            </w:r>
          </w:p>
        </w:tc>
      </w:tr>
      <w:tr w:rsidR="007937D9" w14:paraId="3FE29AAC" w14:textId="77777777">
        <w:tc>
          <w:tcPr>
            <w:tcW w:w="2160" w:type="dxa"/>
            <w:tcBorders>
              <w:top w:val="single" w:sz="4" w:space="0" w:color="999999"/>
              <w:left w:val="single" w:sz="4" w:space="0" w:color="999999"/>
              <w:bottom w:val="single" w:sz="4" w:space="0" w:color="999999"/>
              <w:right w:val="single" w:sz="4" w:space="0" w:color="999999"/>
            </w:tcBorders>
          </w:tcPr>
          <w:p w14:paraId="3E9E964B" w14:textId="77777777" w:rsidR="007937D9" w:rsidRDefault="00000000">
            <w:r>
              <w:rPr>
                <w:sz w:val="18"/>
              </w:rPr>
              <w:t>Contract_ID</w:t>
            </w:r>
          </w:p>
        </w:tc>
        <w:tc>
          <w:tcPr>
            <w:tcW w:w="1584" w:type="dxa"/>
            <w:tcBorders>
              <w:top w:val="single" w:sz="4" w:space="0" w:color="999999"/>
              <w:left w:val="single" w:sz="4" w:space="0" w:color="999999"/>
              <w:bottom w:val="single" w:sz="4" w:space="0" w:color="999999"/>
              <w:right w:val="single" w:sz="4" w:space="0" w:color="999999"/>
            </w:tcBorders>
          </w:tcPr>
          <w:p w14:paraId="64F88B58" w14:textId="6A07F2C3"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2E068F7A" w14:textId="77777777" w:rsidR="007937D9" w:rsidRDefault="00000000">
            <w:r>
              <w:rPr>
                <w:sz w:val="18"/>
              </w:rPr>
              <w:t>→ Contracts; one-to-one; required</w:t>
            </w:r>
          </w:p>
        </w:tc>
        <w:tc>
          <w:tcPr>
            <w:tcW w:w="2016" w:type="dxa"/>
            <w:tcBorders>
              <w:top w:val="single" w:sz="4" w:space="0" w:color="999999"/>
              <w:left w:val="single" w:sz="4" w:space="0" w:color="999999"/>
              <w:bottom w:val="single" w:sz="4" w:space="0" w:color="999999"/>
              <w:right w:val="single" w:sz="4" w:space="0" w:color="999999"/>
            </w:tcBorders>
          </w:tcPr>
          <w:p w14:paraId="4CBB135C" w14:textId="77777777" w:rsidR="007937D9" w:rsidRDefault="007937D9"/>
        </w:tc>
      </w:tr>
      <w:tr w:rsidR="007937D9" w14:paraId="4BA465B1"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735481B0" w14:textId="77777777" w:rsidR="007937D9" w:rsidRDefault="00000000">
            <w:r>
              <w:rPr>
                <w:sz w:val="18"/>
              </w:rPr>
              <w:t>Landmarks_and_Questions</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0C00288A" w14:textId="0F67E056" w:rsidR="007937D9" w:rsidRDefault="00CD3101">
            <w:r>
              <w:rPr>
                <w:sz w:val="18"/>
              </w:rPr>
              <w:t>Multiline Text</w:t>
            </w:r>
            <w:commentRangeStart w:id="31"/>
            <w:commentRangeEnd w:id="31"/>
            <w:r w:rsidR="00931610">
              <w:rPr>
                <w:rStyle w:val="CommentReference"/>
              </w:rPr>
              <w:commentReference w:id="31"/>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7D1FE350" w14:textId="77777777" w:rsidR="007937D9" w:rsidRDefault="00000000">
            <w:r>
              <w:rPr>
                <w:sz w:val="18"/>
              </w:rPr>
              <w:t>Key evaluation landmarks and guiding questions</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4B606235" w14:textId="77777777" w:rsidR="007937D9" w:rsidRDefault="007937D9"/>
        </w:tc>
      </w:tr>
      <w:tr w:rsidR="007937D9" w14:paraId="1E968D3D" w14:textId="77777777">
        <w:tc>
          <w:tcPr>
            <w:tcW w:w="2160" w:type="dxa"/>
            <w:tcBorders>
              <w:top w:val="single" w:sz="4" w:space="0" w:color="999999"/>
              <w:left w:val="single" w:sz="4" w:space="0" w:color="999999"/>
              <w:bottom w:val="single" w:sz="4" w:space="0" w:color="999999"/>
              <w:right w:val="single" w:sz="4" w:space="0" w:color="999999"/>
            </w:tcBorders>
          </w:tcPr>
          <w:p w14:paraId="7CDE1A5A" w14:textId="77777777" w:rsidR="007937D9" w:rsidRDefault="00000000">
            <w:r>
              <w:rPr>
                <w:sz w:val="18"/>
              </w:rPr>
              <w:t>Methods</w:t>
            </w:r>
          </w:p>
        </w:tc>
        <w:tc>
          <w:tcPr>
            <w:tcW w:w="1584" w:type="dxa"/>
            <w:tcBorders>
              <w:top w:val="single" w:sz="4" w:space="0" w:color="999999"/>
              <w:left w:val="single" w:sz="4" w:space="0" w:color="999999"/>
              <w:bottom w:val="single" w:sz="4" w:space="0" w:color="999999"/>
              <w:right w:val="single" w:sz="4" w:space="0" w:color="999999"/>
            </w:tcBorders>
          </w:tcPr>
          <w:p w14:paraId="6FA5F3D7" w14:textId="2B5E6338" w:rsidR="007937D9" w:rsidRDefault="00CD3101">
            <w:r>
              <w:rPr>
                <w:sz w:val="18"/>
              </w:rPr>
              <w:t>Multiline Text</w:t>
            </w:r>
            <w:commentRangeStart w:id="32"/>
            <w:commentRangeEnd w:id="32"/>
            <w:r w:rsidR="00931610">
              <w:rPr>
                <w:rStyle w:val="CommentReference"/>
              </w:rPr>
              <w:commentReference w:id="32"/>
            </w:r>
          </w:p>
        </w:tc>
        <w:tc>
          <w:tcPr>
            <w:tcW w:w="4320" w:type="dxa"/>
            <w:tcBorders>
              <w:top w:val="single" w:sz="4" w:space="0" w:color="999999"/>
              <w:left w:val="single" w:sz="4" w:space="0" w:color="999999"/>
              <w:bottom w:val="single" w:sz="4" w:space="0" w:color="999999"/>
              <w:right w:val="single" w:sz="4" w:space="0" w:color="999999"/>
            </w:tcBorders>
          </w:tcPr>
          <w:p w14:paraId="4C8876C4" w14:textId="77777777" w:rsidR="007937D9" w:rsidRDefault="00000000">
            <w:r>
              <w:rPr>
                <w:sz w:val="18"/>
              </w:rPr>
              <w:t>Data collection and evaluation methods</w:t>
            </w:r>
          </w:p>
        </w:tc>
        <w:tc>
          <w:tcPr>
            <w:tcW w:w="2016" w:type="dxa"/>
            <w:tcBorders>
              <w:top w:val="single" w:sz="4" w:space="0" w:color="999999"/>
              <w:left w:val="single" w:sz="4" w:space="0" w:color="999999"/>
              <w:bottom w:val="single" w:sz="4" w:space="0" w:color="999999"/>
              <w:right w:val="single" w:sz="4" w:space="0" w:color="999999"/>
            </w:tcBorders>
          </w:tcPr>
          <w:p w14:paraId="2A411A31" w14:textId="77777777" w:rsidR="007937D9" w:rsidRDefault="007937D9"/>
        </w:tc>
      </w:tr>
      <w:tr w:rsidR="007937D9" w14:paraId="1D05BECF"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10B522EC" w14:textId="77777777" w:rsidR="007937D9" w:rsidRDefault="00000000">
            <w:r>
              <w:rPr>
                <w:sz w:val="18"/>
              </w:rPr>
              <w:t>Use_of_Evaluation</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10096F56" w14:textId="32269E44"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5500E12D" w14:textId="77777777" w:rsidR="007937D9" w:rsidRDefault="00000000">
            <w:r>
              <w:rPr>
                <w:sz w:val="18"/>
              </w:rPr>
              <w:t>How evaluation findings will be used</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1DCB5843" w14:textId="77777777" w:rsidR="007937D9" w:rsidRDefault="007937D9"/>
        </w:tc>
      </w:tr>
      <w:tr w:rsidR="007937D9" w14:paraId="03DFEC7C" w14:textId="77777777">
        <w:tc>
          <w:tcPr>
            <w:tcW w:w="2160" w:type="dxa"/>
            <w:tcBorders>
              <w:top w:val="single" w:sz="4" w:space="0" w:color="999999"/>
              <w:left w:val="single" w:sz="4" w:space="0" w:color="999999"/>
              <w:bottom w:val="single" w:sz="4" w:space="0" w:color="999999"/>
              <w:right w:val="single" w:sz="4" w:space="0" w:color="999999"/>
            </w:tcBorders>
          </w:tcPr>
          <w:p w14:paraId="0075D515" w14:textId="77777777" w:rsidR="007937D9" w:rsidRDefault="00000000">
            <w:r>
              <w:rPr>
                <w:sz w:val="18"/>
              </w:rPr>
              <w:t>Legacy</w:t>
            </w:r>
          </w:p>
        </w:tc>
        <w:tc>
          <w:tcPr>
            <w:tcW w:w="1584" w:type="dxa"/>
            <w:tcBorders>
              <w:top w:val="single" w:sz="4" w:space="0" w:color="999999"/>
              <w:left w:val="single" w:sz="4" w:space="0" w:color="999999"/>
              <w:bottom w:val="single" w:sz="4" w:space="0" w:color="999999"/>
              <w:right w:val="single" w:sz="4" w:space="0" w:color="999999"/>
            </w:tcBorders>
          </w:tcPr>
          <w:p w14:paraId="437C3DDA" w14:textId="1F9BBCB6"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tcPr>
          <w:p w14:paraId="105DA905" w14:textId="77777777" w:rsidR="007937D9" w:rsidRDefault="00000000">
            <w:r>
              <w:rPr>
                <w:sz w:val="18"/>
              </w:rPr>
              <w:t>Long-term legacy or sustainability considerations</w:t>
            </w:r>
          </w:p>
        </w:tc>
        <w:tc>
          <w:tcPr>
            <w:tcW w:w="2016" w:type="dxa"/>
            <w:tcBorders>
              <w:top w:val="single" w:sz="4" w:space="0" w:color="999999"/>
              <w:left w:val="single" w:sz="4" w:space="0" w:color="999999"/>
              <w:bottom w:val="single" w:sz="4" w:space="0" w:color="999999"/>
              <w:right w:val="single" w:sz="4" w:space="0" w:color="999999"/>
            </w:tcBorders>
          </w:tcPr>
          <w:p w14:paraId="7429D511" w14:textId="77777777" w:rsidR="007937D9" w:rsidRDefault="007937D9"/>
        </w:tc>
      </w:tr>
      <w:tr w:rsidR="007937D9" w14:paraId="00C1A84D"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407FF58A" w14:textId="77777777" w:rsidR="007937D9" w:rsidRDefault="00000000">
            <w:r>
              <w:rPr>
                <w:sz w:val="18"/>
              </w:rPr>
              <w:t>Notes</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07FB7438" w14:textId="76B1A9E3"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54A64DF4"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0B0959AB" w14:textId="77777777" w:rsidR="007937D9" w:rsidRDefault="007937D9"/>
        </w:tc>
      </w:tr>
    </w:tbl>
    <w:p w14:paraId="206247C6" w14:textId="77777777" w:rsidR="007937D9" w:rsidRDefault="007937D9"/>
    <w:p w14:paraId="75683A70" w14:textId="0BBA5D33" w:rsidR="007937D9" w:rsidRDefault="00000000">
      <w:pPr>
        <w:pStyle w:val="Heading2"/>
      </w:pPr>
      <w:bookmarkStart w:id="33" w:name="_Toc230083193"/>
      <w:proofErr w:type="gramStart"/>
      <w:r>
        <w:lastRenderedPageBreak/>
        <w:t>3.1</w:t>
      </w:r>
      <w:r w:rsidR="006B6F27">
        <w:t>4</w:t>
      </w:r>
      <w:r>
        <w:t xml:space="preserve">  </w:t>
      </w:r>
      <w:proofErr w:type="spellStart"/>
      <w:r>
        <w:t>Contract</w:t>
      </w:r>
      <w:proofErr w:type="gramEnd"/>
      <w:r>
        <w:t>_Financial</w:t>
      </w:r>
      <w:bookmarkEnd w:id="33"/>
      <w:proofErr w:type="spellEnd"/>
    </w:p>
    <w:p w14:paraId="481A6151" w14:textId="641D4525" w:rsidR="007937D9" w:rsidRDefault="00000000">
      <w:r>
        <w:rPr>
          <w:i/>
        </w:rPr>
        <w:t xml:space="preserve">One row per contract per fiscal year. Is_Final_FY activates contractual holdback fields. Mid-contract payment holds use </w:t>
      </w:r>
      <w:proofErr w:type="spellStart"/>
      <w:r>
        <w:rPr>
          <w:i/>
        </w:rPr>
        <w:t>Disbursement_Status</w:t>
      </w:r>
      <w:proofErr w:type="spellEnd"/>
      <w:r>
        <w:rPr>
          <w:i/>
        </w:rPr>
        <w:t xml:space="preserve"> = Held.</w:t>
      </w:r>
    </w:p>
    <w:tbl>
      <w:tblPr>
        <w:tblStyle w:val="TableGrid"/>
        <w:tblW w:w="0" w:type="auto"/>
        <w:tblLook w:val="04A0" w:firstRow="1" w:lastRow="0" w:firstColumn="1" w:lastColumn="0" w:noHBand="0" w:noVBand="1"/>
      </w:tblPr>
      <w:tblGrid>
        <w:gridCol w:w="2813"/>
        <w:gridCol w:w="1351"/>
        <w:gridCol w:w="3425"/>
        <w:gridCol w:w="1761"/>
      </w:tblGrid>
      <w:tr w:rsidR="007937D9" w14:paraId="2CD0A6A5"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3714492D"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20481AA4"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0932D083"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7D75D746" w14:textId="77777777" w:rsidR="007937D9" w:rsidRDefault="00000000">
            <w:pPr>
              <w:jc w:val="center"/>
            </w:pPr>
            <w:r>
              <w:rPr>
                <w:b/>
                <w:color w:val="FFFFFF"/>
                <w:sz w:val="18"/>
              </w:rPr>
              <w:t>Old Masterfile Equivalent</w:t>
            </w:r>
          </w:p>
        </w:tc>
      </w:tr>
      <w:tr w:rsidR="007937D9" w14:paraId="5AA0C939" w14:textId="77777777">
        <w:tc>
          <w:tcPr>
            <w:tcW w:w="2160" w:type="dxa"/>
            <w:tcBorders>
              <w:top w:val="single" w:sz="4" w:space="0" w:color="999999"/>
              <w:left w:val="single" w:sz="4" w:space="0" w:color="999999"/>
              <w:bottom w:val="single" w:sz="4" w:space="0" w:color="999999"/>
              <w:right w:val="single" w:sz="4" w:space="0" w:color="999999"/>
            </w:tcBorders>
          </w:tcPr>
          <w:p w14:paraId="5B95D87D" w14:textId="77777777" w:rsidR="007937D9" w:rsidRDefault="00000000">
            <w:r>
              <w:rPr>
                <w:sz w:val="18"/>
              </w:rPr>
              <w:t>Contract_ID</w:t>
            </w:r>
          </w:p>
        </w:tc>
        <w:tc>
          <w:tcPr>
            <w:tcW w:w="1584" w:type="dxa"/>
            <w:tcBorders>
              <w:top w:val="single" w:sz="4" w:space="0" w:color="999999"/>
              <w:left w:val="single" w:sz="4" w:space="0" w:color="999999"/>
              <w:bottom w:val="single" w:sz="4" w:space="0" w:color="999999"/>
              <w:right w:val="single" w:sz="4" w:space="0" w:color="999999"/>
            </w:tcBorders>
          </w:tcPr>
          <w:p w14:paraId="1E9F175E" w14:textId="698E70FE"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58503076" w14:textId="77777777" w:rsidR="007937D9" w:rsidRDefault="00000000">
            <w:r>
              <w:rPr>
                <w:sz w:val="18"/>
              </w:rPr>
              <w:t>→ Contracts; required</w:t>
            </w:r>
          </w:p>
        </w:tc>
        <w:tc>
          <w:tcPr>
            <w:tcW w:w="2016" w:type="dxa"/>
            <w:tcBorders>
              <w:top w:val="single" w:sz="4" w:space="0" w:color="999999"/>
              <w:left w:val="single" w:sz="4" w:space="0" w:color="999999"/>
              <w:bottom w:val="single" w:sz="4" w:space="0" w:color="999999"/>
              <w:right w:val="single" w:sz="4" w:space="0" w:color="999999"/>
            </w:tcBorders>
          </w:tcPr>
          <w:p w14:paraId="17600B5E" w14:textId="77777777" w:rsidR="007937D9" w:rsidRDefault="007937D9"/>
        </w:tc>
      </w:tr>
      <w:tr w:rsidR="007937D9" w14:paraId="177D4862"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655472C3" w14:textId="77777777" w:rsidR="007937D9" w:rsidRDefault="00000000">
            <w:r>
              <w:rPr>
                <w:sz w:val="18"/>
              </w:rPr>
              <w:t>Fiscal_Year_ID</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73C3819F" w14:textId="2A1EDF2B"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2E50A859" w14:textId="77777777" w:rsidR="007937D9" w:rsidRDefault="00000000">
            <w:r>
              <w:rPr>
                <w:sz w:val="18"/>
              </w:rPr>
              <w:t>→ Fiscal_Years; required; displays Fiscal_Year text</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67573446" w14:textId="77777777" w:rsidR="007937D9" w:rsidRDefault="00000000">
            <w:r>
              <w:rPr>
                <w:sz w:val="18"/>
              </w:rPr>
              <w:t>Column headers in old masterfile</w:t>
            </w:r>
          </w:p>
        </w:tc>
      </w:tr>
      <w:tr w:rsidR="007937D9" w14:paraId="5FA03CA9" w14:textId="77777777">
        <w:tc>
          <w:tcPr>
            <w:tcW w:w="2160" w:type="dxa"/>
            <w:tcBorders>
              <w:top w:val="single" w:sz="4" w:space="0" w:color="999999"/>
              <w:left w:val="single" w:sz="4" w:space="0" w:color="999999"/>
              <w:bottom w:val="single" w:sz="4" w:space="0" w:color="999999"/>
              <w:right w:val="single" w:sz="4" w:space="0" w:color="999999"/>
            </w:tcBorders>
          </w:tcPr>
          <w:p w14:paraId="3C4EA11B" w14:textId="77777777" w:rsidR="007937D9" w:rsidRDefault="00000000">
            <w:r>
              <w:rPr>
                <w:sz w:val="18"/>
              </w:rPr>
              <w:t>FY_Allocated_Amount</w:t>
            </w:r>
          </w:p>
        </w:tc>
        <w:tc>
          <w:tcPr>
            <w:tcW w:w="1584" w:type="dxa"/>
            <w:tcBorders>
              <w:top w:val="single" w:sz="4" w:space="0" w:color="999999"/>
              <w:left w:val="single" w:sz="4" w:space="0" w:color="999999"/>
              <w:bottom w:val="single" w:sz="4" w:space="0" w:color="999999"/>
              <w:right w:val="single" w:sz="4" w:space="0" w:color="999999"/>
            </w:tcBorders>
          </w:tcPr>
          <w:p w14:paraId="2F8769EB" w14:textId="77777777" w:rsidR="007937D9" w:rsidRDefault="00000000">
            <w:r>
              <w:rPr>
                <w:sz w:val="18"/>
              </w:rPr>
              <w:t>Currency</w:t>
            </w:r>
          </w:p>
        </w:tc>
        <w:tc>
          <w:tcPr>
            <w:tcW w:w="4320" w:type="dxa"/>
            <w:tcBorders>
              <w:top w:val="single" w:sz="4" w:space="0" w:color="999999"/>
              <w:left w:val="single" w:sz="4" w:space="0" w:color="999999"/>
              <w:bottom w:val="single" w:sz="4" w:space="0" w:color="999999"/>
              <w:right w:val="single" w:sz="4" w:space="0" w:color="999999"/>
            </w:tcBorders>
          </w:tcPr>
          <w:p w14:paraId="78F71F6E" w14:textId="77777777" w:rsidR="007937D9" w:rsidRDefault="00000000">
            <w:r>
              <w:rPr>
                <w:sz w:val="18"/>
              </w:rPr>
              <w:t>Planned disbursement for this fiscal year</w:t>
            </w:r>
          </w:p>
        </w:tc>
        <w:tc>
          <w:tcPr>
            <w:tcW w:w="2016" w:type="dxa"/>
            <w:tcBorders>
              <w:top w:val="single" w:sz="4" w:space="0" w:color="999999"/>
              <w:left w:val="single" w:sz="4" w:space="0" w:color="999999"/>
              <w:bottom w:val="single" w:sz="4" w:space="0" w:color="999999"/>
              <w:right w:val="single" w:sz="4" w:space="0" w:color="999999"/>
            </w:tcBorders>
          </w:tcPr>
          <w:p w14:paraId="3B7DAE9B" w14:textId="77777777" w:rsidR="007937D9" w:rsidRDefault="00000000">
            <w:r>
              <w:rPr>
                <w:sz w:val="18"/>
              </w:rPr>
              <w:t>Amount April 20XX-March 20XX</w:t>
            </w:r>
          </w:p>
        </w:tc>
      </w:tr>
      <w:tr w:rsidR="007937D9" w14:paraId="3F217707"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2143FCC2" w14:textId="77777777" w:rsidR="007937D9" w:rsidRDefault="00000000">
            <w:r>
              <w:rPr>
                <w:sz w:val="18"/>
              </w:rPr>
              <w:t>FY_Status</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48445E64" w14:textId="7D0EF26B" w:rsidR="007937D9" w:rsidRDefault="00CD3101">
            <w:r>
              <w:rPr>
                <w:sz w:val="18"/>
              </w:rPr>
              <w:t>Choice</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01E5F9D9" w14:textId="77777777" w:rsidR="007937D9" w:rsidRDefault="00000000">
            <w:r>
              <w:rPr>
                <w:sz w:val="18"/>
              </w:rPr>
              <w:t>Active / Complete / Pending</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6EAEB34D" w14:textId="77777777" w:rsidR="007937D9" w:rsidRDefault="007937D9"/>
        </w:tc>
      </w:tr>
      <w:tr w:rsidR="007937D9" w14:paraId="592EC743" w14:textId="77777777">
        <w:tc>
          <w:tcPr>
            <w:tcW w:w="2160" w:type="dxa"/>
            <w:tcBorders>
              <w:top w:val="single" w:sz="4" w:space="0" w:color="999999"/>
              <w:left w:val="single" w:sz="4" w:space="0" w:color="999999"/>
              <w:bottom w:val="single" w:sz="4" w:space="0" w:color="999999"/>
              <w:right w:val="single" w:sz="4" w:space="0" w:color="999999"/>
            </w:tcBorders>
          </w:tcPr>
          <w:p w14:paraId="01E0213C" w14:textId="77777777" w:rsidR="007937D9" w:rsidRDefault="00000000">
            <w:r>
              <w:rPr>
                <w:sz w:val="18"/>
              </w:rPr>
              <w:t>Disbursement_Required</w:t>
            </w:r>
          </w:p>
        </w:tc>
        <w:tc>
          <w:tcPr>
            <w:tcW w:w="1584" w:type="dxa"/>
            <w:tcBorders>
              <w:top w:val="single" w:sz="4" w:space="0" w:color="999999"/>
              <w:left w:val="single" w:sz="4" w:space="0" w:color="999999"/>
              <w:bottom w:val="single" w:sz="4" w:space="0" w:color="999999"/>
              <w:right w:val="single" w:sz="4" w:space="0" w:color="999999"/>
            </w:tcBorders>
          </w:tcPr>
          <w:p w14:paraId="0E67BE89" w14:textId="0CCAC0E5" w:rsidR="007937D9" w:rsidRDefault="00CD3101">
            <w:r>
              <w:rPr>
                <w:sz w:val="18"/>
              </w:rPr>
              <w:t>Choice</w:t>
            </w:r>
          </w:p>
        </w:tc>
        <w:tc>
          <w:tcPr>
            <w:tcW w:w="4320" w:type="dxa"/>
            <w:tcBorders>
              <w:top w:val="single" w:sz="4" w:space="0" w:color="999999"/>
              <w:left w:val="single" w:sz="4" w:space="0" w:color="999999"/>
              <w:bottom w:val="single" w:sz="4" w:space="0" w:color="999999"/>
              <w:right w:val="single" w:sz="4" w:space="0" w:color="999999"/>
            </w:tcBorders>
          </w:tcPr>
          <w:p w14:paraId="3D05490A" w14:textId="77777777" w:rsidR="007937D9" w:rsidRDefault="00000000">
            <w:r>
              <w:rPr>
                <w:sz w:val="18"/>
              </w:rPr>
              <w:t>Yes / No / NA</w:t>
            </w:r>
          </w:p>
        </w:tc>
        <w:tc>
          <w:tcPr>
            <w:tcW w:w="2016" w:type="dxa"/>
            <w:tcBorders>
              <w:top w:val="single" w:sz="4" w:space="0" w:color="999999"/>
              <w:left w:val="single" w:sz="4" w:space="0" w:color="999999"/>
              <w:bottom w:val="single" w:sz="4" w:space="0" w:color="999999"/>
              <w:right w:val="single" w:sz="4" w:space="0" w:color="999999"/>
            </w:tcBorders>
          </w:tcPr>
          <w:p w14:paraId="0ECFE91D" w14:textId="77777777" w:rsidR="007937D9" w:rsidRDefault="007937D9"/>
        </w:tc>
      </w:tr>
      <w:tr w:rsidR="007937D9" w14:paraId="25CE7BEE"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729F4B59" w14:textId="77777777" w:rsidR="007937D9" w:rsidRDefault="00000000">
            <w:r>
              <w:rPr>
                <w:sz w:val="18"/>
              </w:rPr>
              <w:t>Payment_Request_Submitted_Date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641A98C1" w14:textId="0BCFB255"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6B631507" w14:textId="77777777" w:rsidR="007937D9" w:rsidRDefault="00000000">
            <w:r>
              <w:rPr>
                <w:sz w:val="18"/>
              </w:rPr>
              <w:t>Date payment request submitted</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532AA37B" w14:textId="77777777" w:rsidR="007937D9" w:rsidRDefault="00000000">
            <w:r>
              <w:rPr>
                <w:sz w:val="18"/>
              </w:rPr>
              <w:t>Date Payment Request Submitted</w:t>
            </w:r>
          </w:p>
        </w:tc>
      </w:tr>
      <w:tr w:rsidR="007937D9" w14:paraId="115C4A72" w14:textId="77777777">
        <w:tc>
          <w:tcPr>
            <w:tcW w:w="2160" w:type="dxa"/>
            <w:tcBorders>
              <w:top w:val="single" w:sz="4" w:space="0" w:color="999999"/>
              <w:left w:val="single" w:sz="4" w:space="0" w:color="999999"/>
              <w:bottom w:val="single" w:sz="4" w:space="0" w:color="999999"/>
              <w:right w:val="single" w:sz="4" w:space="0" w:color="999999"/>
            </w:tcBorders>
          </w:tcPr>
          <w:p w14:paraId="7D750F8E" w14:textId="77777777" w:rsidR="007937D9" w:rsidRDefault="00000000">
            <w:r>
              <w:rPr>
                <w:sz w:val="18"/>
              </w:rPr>
              <w:t>Disbursement_Amount</w:t>
            </w:r>
          </w:p>
        </w:tc>
        <w:tc>
          <w:tcPr>
            <w:tcW w:w="1584" w:type="dxa"/>
            <w:tcBorders>
              <w:top w:val="single" w:sz="4" w:space="0" w:color="999999"/>
              <w:left w:val="single" w:sz="4" w:space="0" w:color="999999"/>
              <w:bottom w:val="single" w:sz="4" w:space="0" w:color="999999"/>
              <w:right w:val="single" w:sz="4" w:space="0" w:color="999999"/>
            </w:tcBorders>
          </w:tcPr>
          <w:p w14:paraId="0EE2C056" w14:textId="77777777" w:rsidR="007937D9" w:rsidRDefault="00000000">
            <w:r>
              <w:rPr>
                <w:sz w:val="18"/>
              </w:rPr>
              <w:t>Currency</w:t>
            </w:r>
          </w:p>
        </w:tc>
        <w:tc>
          <w:tcPr>
            <w:tcW w:w="4320" w:type="dxa"/>
            <w:tcBorders>
              <w:top w:val="single" w:sz="4" w:space="0" w:color="999999"/>
              <w:left w:val="single" w:sz="4" w:space="0" w:color="999999"/>
              <w:bottom w:val="single" w:sz="4" w:space="0" w:color="999999"/>
              <w:right w:val="single" w:sz="4" w:space="0" w:color="999999"/>
            </w:tcBorders>
          </w:tcPr>
          <w:p w14:paraId="2BF95F90" w14:textId="77777777" w:rsidR="007937D9" w:rsidRDefault="00000000">
            <w:r>
              <w:rPr>
                <w:sz w:val="18"/>
              </w:rPr>
              <w:t>Actual amount disbursed</w:t>
            </w:r>
          </w:p>
        </w:tc>
        <w:tc>
          <w:tcPr>
            <w:tcW w:w="2016" w:type="dxa"/>
            <w:tcBorders>
              <w:top w:val="single" w:sz="4" w:space="0" w:color="999999"/>
              <w:left w:val="single" w:sz="4" w:space="0" w:color="999999"/>
              <w:bottom w:val="single" w:sz="4" w:space="0" w:color="999999"/>
              <w:right w:val="single" w:sz="4" w:space="0" w:color="999999"/>
            </w:tcBorders>
          </w:tcPr>
          <w:p w14:paraId="18D3D342" w14:textId="77777777" w:rsidR="007937D9" w:rsidRDefault="00000000">
            <w:r>
              <w:rPr>
                <w:sz w:val="18"/>
              </w:rPr>
              <w:t>Amount April 20XX-March 20XX</w:t>
            </w:r>
          </w:p>
        </w:tc>
      </w:tr>
      <w:tr w:rsidR="007937D9" w14:paraId="5460C76D"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1CA0A51F" w14:textId="77777777" w:rsidR="007937D9" w:rsidRDefault="00000000">
            <w:r>
              <w:rPr>
                <w:sz w:val="18"/>
              </w:rPr>
              <w:t>Payment_Date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59EB6875" w14:textId="23F38C8D"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3713344F" w14:textId="77777777" w:rsidR="007937D9" w:rsidRDefault="00000000">
            <w:r>
              <w:rPr>
                <w:sz w:val="18"/>
              </w:rPr>
              <w:t>Date funds transferred to community</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76CA9270" w14:textId="77777777" w:rsidR="007937D9" w:rsidRDefault="00000000">
            <w:r>
              <w:rPr>
                <w:sz w:val="18"/>
              </w:rPr>
              <w:t>Payment date</w:t>
            </w:r>
          </w:p>
        </w:tc>
      </w:tr>
      <w:tr w:rsidR="007937D9" w14:paraId="18FD3402" w14:textId="77777777">
        <w:tc>
          <w:tcPr>
            <w:tcW w:w="2160" w:type="dxa"/>
            <w:tcBorders>
              <w:top w:val="single" w:sz="4" w:space="0" w:color="999999"/>
              <w:left w:val="single" w:sz="4" w:space="0" w:color="999999"/>
              <w:bottom w:val="single" w:sz="4" w:space="0" w:color="999999"/>
              <w:right w:val="single" w:sz="4" w:space="0" w:color="999999"/>
            </w:tcBorders>
          </w:tcPr>
          <w:p w14:paraId="1FCF7A70" w14:textId="77777777" w:rsidR="007937D9" w:rsidRDefault="00000000">
            <w:r>
              <w:rPr>
                <w:sz w:val="18"/>
              </w:rPr>
              <w:t>Disbursement_Status</w:t>
            </w:r>
          </w:p>
        </w:tc>
        <w:tc>
          <w:tcPr>
            <w:tcW w:w="1584" w:type="dxa"/>
            <w:tcBorders>
              <w:top w:val="single" w:sz="4" w:space="0" w:color="999999"/>
              <w:left w:val="single" w:sz="4" w:space="0" w:color="999999"/>
              <w:bottom w:val="single" w:sz="4" w:space="0" w:color="999999"/>
              <w:right w:val="single" w:sz="4" w:space="0" w:color="999999"/>
            </w:tcBorders>
          </w:tcPr>
          <w:p w14:paraId="7598EC5B" w14:textId="71843D20" w:rsidR="007937D9" w:rsidRDefault="00CD3101">
            <w:r>
              <w:rPr>
                <w:sz w:val="18"/>
              </w:rPr>
              <w:t>Choice</w:t>
            </w:r>
          </w:p>
        </w:tc>
        <w:tc>
          <w:tcPr>
            <w:tcW w:w="4320" w:type="dxa"/>
            <w:tcBorders>
              <w:top w:val="single" w:sz="4" w:space="0" w:color="999999"/>
              <w:left w:val="single" w:sz="4" w:space="0" w:color="999999"/>
              <w:bottom w:val="single" w:sz="4" w:space="0" w:color="999999"/>
              <w:right w:val="single" w:sz="4" w:space="0" w:color="999999"/>
            </w:tcBorders>
          </w:tcPr>
          <w:p w14:paraId="06B05ED1" w14:textId="77777777" w:rsidR="007937D9" w:rsidRDefault="00000000">
            <w:r>
              <w:rPr>
                <w:sz w:val="18"/>
              </w:rPr>
              <w:t>Released / Held / Partial / NA</w:t>
            </w:r>
          </w:p>
        </w:tc>
        <w:tc>
          <w:tcPr>
            <w:tcW w:w="2016" w:type="dxa"/>
            <w:tcBorders>
              <w:top w:val="single" w:sz="4" w:space="0" w:color="999999"/>
              <w:left w:val="single" w:sz="4" w:space="0" w:color="999999"/>
              <w:bottom w:val="single" w:sz="4" w:space="0" w:color="999999"/>
              <w:right w:val="single" w:sz="4" w:space="0" w:color="999999"/>
            </w:tcBorders>
          </w:tcPr>
          <w:p w14:paraId="37321FDD" w14:textId="77777777" w:rsidR="007937D9" w:rsidRDefault="00000000">
            <w:r>
              <w:rPr>
                <w:sz w:val="18"/>
              </w:rPr>
              <w:t>Disbursement held or released</w:t>
            </w:r>
          </w:p>
        </w:tc>
      </w:tr>
      <w:tr w:rsidR="007937D9" w14:paraId="69045D84"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44C0F895" w14:textId="77777777" w:rsidR="007937D9" w:rsidRDefault="00000000">
            <w:r>
              <w:rPr>
                <w:sz w:val="18"/>
              </w:rPr>
              <w:t>Is_Final_FY</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3A0D4D63" w14:textId="00CD6AF4" w:rsidR="007937D9" w:rsidRDefault="00B336D5">
            <w:r>
              <w:rPr>
                <w:sz w:val="18"/>
              </w:rPr>
              <w:t>Two Options</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2B5E9FF7" w14:textId="77777777" w:rsidR="007937D9" w:rsidRDefault="00000000">
            <w:r>
              <w:rPr>
                <w:sz w:val="18"/>
              </w:rPr>
              <w:t>Marks the final fiscal year; activates holdback fields below</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682B87C4" w14:textId="77777777" w:rsidR="007937D9" w:rsidRDefault="007937D9"/>
        </w:tc>
      </w:tr>
      <w:tr w:rsidR="007937D9" w14:paraId="6A91E360" w14:textId="77777777">
        <w:tc>
          <w:tcPr>
            <w:tcW w:w="2160" w:type="dxa"/>
            <w:tcBorders>
              <w:top w:val="single" w:sz="4" w:space="0" w:color="999999"/>
              <w:left w:val="single" w:sz="4" w:space="0" w:color="999999"/>
              <w:bottom w:val="single" w:sz="4" w:space="0" w:color="999999"/>
              <w:right w:val="single" w:sz="4" w:space="0" w:color="999999"/>
            </w:tcBorders>
          </w:tcPr>
          <w:p w14:paraId="67847FB2" w14:textId="77777777" w:rsidR="007937D9" w:rsidRDefault="00000000">
            <w:r>
              <w:rPr>
                <w:sz w:val="18"/>
              </w:rPr>
              <w:t>Holdback_Amount</w:t>
            </w:r>
          </w:p>
        </w:tc>
        <w:tc>
          <w:tcPr>
            <w:tcW w:w="1584" w:type="dxa"/>
            <w:tcBorders>
              <w:top w:val="single" w:sz="4" w:space="0" w:color="999999"/>
              <w:left w:val="single" w:sz="4" w:space="0" w:color="999999"/>
              <w:bottom w:val="single" w:sz="4" w:space="0" w:color="999999"/>
              <w:right w:val="single" w:sz="4" w:space="0" w:color="999999"/>
            </w:tcBorders>
          </w:tcPr>
          <w:p w14:paraId="6123BB56" w14:textId="77777777" w:rsidR="007937D9" w:rsidRDefault="00000000">
            <w:r>
              <w:rPr>
                <w:sz w:val="18"/>
              </w:rPr>
              <w:t>Currency</w:t>
            </w:r>
          </w:p>
        </w:tc>
        <w:tc>
          <w:tcPr>
            <w:tcW w:w="4320" w:type="dxa"/>
            <w:tcBorders>
              <w:top w:val="single" w:sz="4" w:space="0" w:color="999999"/>
              <w:left w:val="single" w:sz="4" w:space="0" w:color="999999"/>
              <w:bottom w:val="single" w:sz="4" w:space="0" w:color="999999"/>
              <w:right w:val="single" w:sz="4" w:space="0" w:color="999999"/>
            </w:tcBorders>
          </w:tcPr>
          <w:p w14:paraId="32D6ACC2" w14:textId="77777777" w:rsidR="007937D9" w:rsidRDefault="00000000">
            <w:r>
              <w:rPr>
                <w:sz w:val="18"/>
              </w:rPr>
              <w:t>When Is_Final_FY = Yes; held amount (typically 10%)</w:t>
            </w:r>
          </w:p>
        </w:tc>
        <w:tc>
          <w:tcPr>
            <w:tcW w:w="2016" w:type="dxa"/>
            <w:tcBorders>
              <w:top w:val="single" w:sz="4" w:space="0" w:color="999999"/>
              <w:left w:val="single" w:sz="4" w:space="0" w:color="999999"/>
              <w:bottom w:val="single" w:sz="4" w:space="0" w:color="999999"/>
              <w:right w:val="single" w:sz="4" w:space="0" w:color="999999"/>
            </w:tcBorders>
          </w:tcPr>
          <w:p w14:paraId="70AE5222" w14:textId="77777777" w:rsidR="007937D9" w:rsidRDefault="00000000">
            <w:r>
              <w:rPr>
                <w:sz w:val="18"/>
              </w:rPr>
              <w:t>10% - Amount</w:t>
            </w:r>
          </w:p>
        </w:tc>
      </w:tr>
      <w:tr w:rsidR="007937D9" w14:paraId="39825CF5"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79CCD1FB" w14:textId="77777777" w:rsidR="007937D9" w:rsidRDefault="00000000">
            <w:r>
              <w:rPr>
                <w:sz w:val="18"/>
              </w:rPr>
              <w:t>Surplus_Amount</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41A090E8" w14:textId="77777777" w:rsidR="007937D9" w:rsidRDefault="00000000">
            <w:r>
              <w:rPr>
                <w:sz w:val="18"/>
              </w:rPr>
              <w:t>Currency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47E3DE89" w14:textId="77777777" w:rsidR="007937D9" w:rsidRDefault="00000000">
            <w:r>
              <w:rPr>
                <w:sz w:val="18"/>
              </w:rPr>
              <w:t>Optional; surplus reported by community; reduces holdback</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0BDD07D6" w14:textId="77777777" w:rsidR="007937D9" w:rsidRDefault="00000000">
            <w:r>
              <w:rPr>
                <w:sz w:val="18"/>
              </w:rPr>
              <w:t>Referenced in comment threads</w:t>
            </w:r>
          </w:p>
        </w:tc>
      </w:tr>
      <w:tr w:rsidR="007937D9" w14:paraId="1FE1C6F2" w14:textId="77777777">
        <w:tc>
          <w:tcPr>
            <w:tcW w:w="2160" w:type="dxa"/>
            <w:tcBorders>
              <w:top w:val="single" w:sz="4" w:space="0" w:color="999999"/>
              <w:left w:val="single" w:sz="4" w:space="0" w:color="999999"/>
              <w:bottom w:val="single" w:sz="4" w:space="0" w:color="999999"/>
              <w:right w:val="single" w:sz="4" w:space="0" w:color="999999"/>
            </w:tcBorders>
          </w:tcPr>
          <w:p w14:paraId="5934F007" w14:textId="77777777" w:rsidR="007937D9" w:rsidRDefault="00000000">
            <w:r>
              <w:rPr>
                <w:sz w:val="18"/>
              </w:rPr>
              <w:t>Adjusted_Final_Payment</w:t>
            </w:r>
          </w:p>
        </w:tc>
        <w:tc>
          <w:tcPr>
            <w:tcW w:w="1584" w:type="dxa"/>
            <w:tcBorders>
              <w:top w:val="single" w:sz="4" w:space="0" w:color="999999"/>
              <w:left w:val="single" w:sz="4" w:space="0" w:color="999999"/>
              <w:bottom w:val="single" w:sz="4" w:space="0" w:color="999999"/>
              <w:right w:val="single" w:sz="4" w:space="0" w:color="999999"/>
            </w:tcBorders>
          </w:tcPr>
          <w:p w14:paraId="5EE93241" w14:textId="77777777" w:rsidR="007937D9" w:rsidRDefault="00000000">
            <w:r>
              <w:rPr>
                <w:sz w:val="18"/>
              </w:rPr>
              <w:t>Currency</w:t>
            </w:r>
          </w:p>
        </w:tc>
        <w:tc>
          <w:tcPr>
            <w:tcW w:w="4320" w:type="dxa"/>
            <w:tcBorders>
              <w:top w:val="single" w:sz="4" w:space="0" w:color="999999"/>
              <w:left w:val="single" w:sz="4" w:space="0" w:color="999999"/>
              <w:bottom w:val="single" w:sz="4" w:space="0" w:color="999999"/>
              <w:right w:val="single" w:sz="4" w:space="0" w:color="999999"/>
            </w:tcBorders>
          </w:tcPr>
          <w:p w14:paraId="3339CF2A" w14:textId="77777777" w:rsidR="007937D9" w:rsidRDefault="00000000">
            <w:r>
              <w:rPr>
                <w:sz w:val="18"/>
              </w:rPr>
              <w:t>Holdback_Amount minus Surplus_Amount</w:t>
            </w:r>
          </w:p>
        </w:tc>
        <w:tc>
          <w:tcPr>
            <w:tcW w:w="2016" w:type="dxa"/>
            <w:tcBorders>
              <w:top w:val="single" w:sz="4" w:space="0" w:color="999999"/>
              <w:left w:val="single" w:sz="4" w:space="0" w:color="999999"/>
              <w:bottom w:val="single" w:sz="4" w:space="0" w:color="999999"/>
              <w:right w:val="single" w:sz="4" w:space="0" w:color="999999"/>
            </w:tcBorders>
          </w:tcPr>
          <w:p w14:paraId="4BCD5925" w14:textId="77777777" w:rsidR="007937D9" w:rsidRDefault="00000000">
            <w:r>
              <w:rPr>
                <w:sz w:val="18"/>
              </w:rPr>
              <w:t>Referenced in comment threads</w:t>
            </w:r>
          </w:p>
        </w:tc>
      </w:tr>
      <w:tr w:rsidR="007937D9" w14:paraId="569474D9"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3399F7F9" w14:textId="77777777" w:rsidR="007937D9" w:rsidRDefault="00000000">
            <w:r>
              <w:rPr>
                <w:sz w:val="18"/>
              </w:rPr>
              <w:t>Holdback_Payment_Request_Date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34CADEEE" w14:textId="7D38BE40"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65D71146" w14:textId="77777777" w:rsidR="007937D9" w:rsidRDefault="00000000">
            <w:r>
              <w:rPr>
                <w:sz w:val="18"/>
              </w:rPr>
              <w:t>When Is_Final_FY = Yes</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06BE88D8" w14:textId="77777777" w:rsidR="007937D9" w:rsidRDefault="00000000">
            <w:r>
              <w:rPr>
                <w:sz w:val="18"/>
              </w:rPr>
              <w:t>Date Payment req sent for final 10%</w:t>
            </w:r>
          </w:p>
        </w:tc>
      </w:tr>
      <w:tr w:rsidR="007937D9" w14:paraId="27B0CC69" w14:textId="77777777">
        <w:tc>
          <w:tcPr>
            <w:tcW w:w="2160" w:type="dxa"/>
            <w:tcBorders>
              <w:top w:val="single" w:sz="4" w:space="0" w:color="999999"/>
              <w:left w:val="single" w:sz="4" w:space="0" w:color="999999"/>
              <w:bottom w:val="single" w:sz="4" w:space="0" w:color="999999"/>
              <w:right w:val="single" w:sz="4" w:space="0" w:color="999999"/>
            </w:tcBorders>
          </w:tcPr>
          <w:p w14:paraId="18539362" w14:textId="77777777" w:rsidR="007937D9" w:rsidRDefault="00000000">
            <w:r>
              <w:rPr>
                <w:sz w:val="18"/>
              </w:rPr>
              <w:t>Holdback_Payment_Date</w:t>
            </w:r>
          </w:p>
        </w:tc>
        <w:tc>
          <w:tcPr>
            <w:tcW w:w="1584" w:type="dxa"/>
            <w:tcBorders>
              <w:top w:val="single" w:sz="4" w:space="0" w:color="999999"/>
              <w:left w:val="single" w:sz="4" w:space="0" w:color="999999"/>
              <w:bottom w:val="single" w:sz="4" w:space="0" w:color="999999"/>
              <w:right w:val="single" w:sz="4" w:space="0" w:color="999999"/>
            </w:tcBorders>
          </w:tcPr>
          <w:p w14:paraId="5949D551" w14:textId="43346C9C"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tcPr>
          <w:p w14:paraId="00895F8B" w14:textId="77777777" w:rsidR="007937D9" w:rsidRDefault="00000000">
            <w:r>
              <w:rPr>
                <w:sz w:val="18"/>
              </w:rPr>
              <w:t>When Is_Final_FY = Yes</w:t>
            </w:r>
          </w:p>
        </w:tc>
        <w:tc>
          <w:tcPr>
            <w:tcW w:w="2016" w:type="dxa"/>
            <w:tcBorders>
              <w:top w:val="single" w:sz="4" w:space="0" w:color="999999"/>
              <w:left w:val="single" w:sz="4" w:space="0" w:color="999999"/>
              <w:bottom w:val="single" w:sz="4" w:space="0" w:color="999999"/>
              <w:right w:val="single" w:sz="4" w:space="0" w:color="999999"/>
            </w:tcBorders>
          </w:tcPr>
          <w:p w14:paraId="3123062D" w14:textId="77777777" w:rsidR="007937D9" w:rsidRDefault="00000000">
            <w:r>
              <w:rPr>
                <w:sz w:val="18"/>
              </w:rPr>
              <w:t>Date Funds Distributed (10%)</w:t>
            </w:r>
          </w:p>
        </w:tc>
      </w:tr>
      <w:tr w:rsidR="007937D9" w14:paraId="0DA44EE1"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449E91E0" w14:textId="77777777" w:rsidR="007937D9" w:rsidRDefault="00000000">
            <w:r>
              <w:rPr>
                <w:sz w:val="18"/>
              </w:rPr>
              <w:t>Exception_Notes</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124F29A3" w14:textId="680457A4"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01FD198D" w14:textId="77777777" w:rsidR="007937D9" w:rsidRDefault="00000000">
            <w:r>
              <w:rPr>
                <w:sz w:val="18"/>
              </w:rPr>
              <w:t>One-off adjustments or anything not in structured fields</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65C9E6B3" w14:textId="77777777" w:rsidR="007937D9" w:rsidRDefault="00000000">
            <w:r>
              <w:rPr>
                <w:sz w:val="18"/>
              </w:rPr>
              <w:t>Comment threads / Additional Notes</w:t>
            </w:r>
          </w:p>
        </w:tc>
      </w:tr>
    </w:tbl>
    <w:p w14:paraId="7372BCCA" w14:textId="77777777" w:rsidR="007937D9" w:rsidRDefault="007937D9"/>
    <w:p w14:paraId="13C19449" w14:textId="28263663" w:rsidR="007937D9" w:rsidRDefault="00000000">
      <w:pPr>
        <w:pStyle w:val="Heading2"/>
      </w:pPr>
      <w:bookmarkStart w:id="34" w:name="_Toc230083194"/>
      <w:proofErr w:type="gramStart"/>
      <w:r>
        <w:t>3.1</w:t>
      </w:r>
      <w:r w:rsidR="006B6F27">
        <w:t>5</w:t>
      </w:r>
      <w:r>
        <w:t xml:space="preserve">  </w:t>
      </w:r>
      <w:proofErr w:type="spellStart"/>
      <w:r>
        <w:t>Contract</w:t>
      </w:r>
      <w:proofErr w:type="gramEnd"/>
      <w:r>
        <w:t>_Reports</w:t>
      </w:r>
      <w:bookmarkEnd w:id="34"/>
      <w:proofErr w:type="spellEnd"/>
    </w:p>
    <w:p w14:paraId="501F5D95" w14:textId="51F27801" w:rsidR="007937D9" w:rsidRDefault="00000000">
      <w:r>
        <w:rPr>
          <w:i/>
        </w:rPr>
        <w:t xml:space="preserve">One row per report submission. Resubmissions tracked via </w:t>
      </w:r>
      <w:proofErr w:type="spellStart"/>
      <w:r>
        <w:rPr>
          <w:i/>
        </w:rPr>
        <w:t>Submission_Number</w:t>
      </w:r>
      <w:proofErr w:type="spellEnd"/>
      <w:r>
        <w:rPr>
          <w:i/>
        </w:rPr>
        <w:t>.</w:t>
      </w:r>
    </w:p>
    <w:tbl>
      <w:tblPr>
        <w:tblStyle w:val="TableGrid"/>
        <w:tblW w:w="0" w:type="auto"/>
        <w:tblLook w:val="04A0" w:firstRow="1" w:lastRow="0" w:firstColumn="1" w:lastColumn="0" w:noHBand="0" w:noVBand="1"/>
      </w:tblPr>
      <w:tblGrid>
        <w:gridCol w:w="2210"/>
        <w:gridCol w:w="1468"/>
        <w:gridCol w:w="3821"/>
        <w:gridCol w:w="1851"/>
      </w:tblGrid>
      <w:tr w:rsidR="007937D9" w14:paraId="0F077A1A"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5E55F4B8"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229A1DA6"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0D7024E0"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2243685D" w14:textId="77777777" w:rsidR="007937D9" w:rsidRDefault="00000000">
            <w:pPr>
              <w:jc w:val="center"/>
            </w:pPr>
            <w:r>
              <w:rPr>
                <w:b/>
                <w:color w:val="FFFFFF"/>
                <w:sz w:val="18"/>
              </w:rPr>
              <w:t>Old Masterfile Equivalent</w:t>
            </w:r>
          </w:p>
        </w:tc>
      </w:tr>
      <w:tr w:rsidR="007937D9" w14:paraId="23A13582" w14:textId="77777777">
        <w:tc>
          <w:tcPr>
            <w:tcW w:w="2160" w:type="dxa"/>
            <w:tcBorders>
              <w:top w:val="single" w:sz="4" w:space="0" w:color="999999"/>
              <w:left w:val="single" w:sz="4" w:space="0" w:color="999999"/>
              <w:bottom w:val="single" w:sz="4" w:space="0" w:color="999999"/>
              <w:right w:val="single" w:sz="4" w:space="0" w:color="999999"/>
            </w:tcBorders>
          </w:tcPr>
          <w:p w14:paraId="2CE3E168" w14:textId="77777777" w:rsidR="007937D9" w:rsidRDefault="00000000">
            <w:r>
              <w:rPr>
                <w:sz w:val="18"/>
              </w:rPr>
              <w:t>Contract_ID</w:t>
            </w:r>
          </w:p>
        </w:tc>
        <w:tc>
          <w:tcPr>
            <w:tcW w:w="1584" w:type="dxa"/>
            <w:tcBorders>
              <w:top w:val="single" w:sz="4" w:space="0" w:color="999999"/>
              <w:left w:val="single" w:sz="4" w:space="0" w:color="999999"/>
              <w:bottom w:val="single" w:sz="4" w:space="0" w:color="999999"/>
              <w:right w:val="single" w:sz="4" w:space="0" w:color="999999"/>
            </w:tcBorders>
          </w:tcPr>
          <w:p w14:paraId="3D4B21D5" w14:textId="0806C5E0"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065DB40F" w14:textId="77777777" w:rsidR="007937D9" w:rsidRDefault="00000000">
            <w:r>
              <w:rPr>
                <w:sz w:val="18"/>
              </w:rPr>
              <w:t>→ Contracts; required</w:t>
            </w:r>
          </w:p>
        </w:tc>
        <w:tc>
          <w:tcPr>
            <w:tcW w:w="2016" w:type="dxa"/>
            <w:tcBorders>
              <w:top w:val="single" w:sz="4" w:space="0" w:color="999999"/>
              <w:left w:val="single" w:sz="4" w:space="0" w:color="999999"/>
              <w:bottom w:val="single" w:sz="4" w:space="0" w:color="999999"/>
              <w:right w:val="single" w:sz="4" w:space="0" w:color="999999"/>
            </w:tcBorders>
          </w:tcPr>
          <w:p w14:paraId="53D16875" w14:textId="77777777" w:rsidR="007937D9" w:rsidRDefault="007937D9"/>
        </w:tc>
      </w:tr>
      <w:tr w:rsidR="007937D9" w14:paraId="548A8D50"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7A8E905E" w14:textId="77777777" w:rsidR="007937D9" w:rsidRDefault="00000000">
            <w:r>
              <w:rPr>
                <w:sz w:val="18"/>
              </w:rPr>
              <w:t>Fiscal_Year_ID</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4A4565AD" w14:textId="229649B2"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635A7DAE" w14:textId="77777777" w:rsidR="007937D9" w:rsidRDefault="00000000">
            <w:r>
              <w:rPr>
                <w:sz w:val="18"/>
              </w:rPr>
              <w:t>→ Fiscal_Years; nullable — leave blank for contract-level final reports</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21946244" w14:textId="77777777" w:rsidR="007937D9" w:rsidRDefault="007937D9"/>
        </w:tc>
      </w:tr>
      <w:tr w:rsidR="007937D9" w14:paraId="683158C4" w14:textId="77777777">
        <w:tc>
          <w:tcPr>
            <w:tcW w:w="2160" w:type="dxa"/>
            <w:tcBorders>
              <w:top w:val="single" w:sz="4" w:space="0" w:color="999999"/>
              <w:left w:val="single" w:sz="4" w:space="0" w:color="999999"/>
              <w:bottom w:val="single" w:sz="4" w:space="0" w:color="999999"/>
              <w:right w:val="single" w:sz="4" w:space="0" w:color="999999"/>
            </w:tcBorders>
          </w:tcPr>
          <w:p w14:paraId="625C2242" w14:textId="77777777" w:rsidR="007937D9" w:rsidRDefault="00000000">
            <w:r>
              <w:rPr>
                <w:sz w:val="18"/>
              </w:rPr>
              <w:t>Report_Type</w:t>
            </w:r>
          </w:p>
        </w:tc>
        <w:tc>
          <w:tcPr>
            <w:tcW w:w="1584" w:type="dxa"/>
            <w:tcBorders>
              <w:top w:val="single" w:sz="4" w:space="0" w:color="999999"/>
              <w:left w:val="single" w:sz="4" w:space="0" w:color="999999"/>
              <w:bottom w:val="single" w:sz="4" w:space="0" w:color="999999"/>
              <w:right w:val="single" w:sz="4" w:space="0" w:color="999999"/>
            </w:tcBorders>
          </w:tcPr>
          <w:p w14:paraId="039B22E9" w14:textId="00DFD2CE" w:rsidR="007937D9" w:rsidRDefault="00CD3101">
            <w:r>
              <w:rPr>
                <w:sz w:val="18"/>
              </w:rPr>
              <w:t>Global Option Set</w:t>
            </w:r>
          </w:p>
        </w:tc>
        <w:tc>
          <w:tcPr>
            <w:tcW w:w="4320" w:type="dxa"/>
            <w:tcBorders>
              <w:top w:val="single" w:sz="4" w:space="0" w:color="999999"/>
              <w:left w:val="single" w:sz="4" w:space="0" w:color="999999"/>
              <w:bottom w:val="single" w:sz="4" w:space="0" w:color="999999"/>
              <w:right w:val="single" w:sz="4" w:space="0" w:color="999999"/>
            </w:tcBorders>
          </w:tcPr>
          <w:p w14:paraId="7196EB74" w14:textId="77777777" w:rsidR="007937D9" w:rsidRDefault="00000000">
            <w:r>
              <w:rPr>
                <w:sz w:val="18"/>
              </w:rPr>
              <w:t>Category: Report_Type — Annual Narrative / Annual Financial / Final Narrative / Final Financial / Other</w:t>
            </w:r>
          </w:p>
        </w:tc>
        <w:tc>
          <w:tcPr>
            <w:tcW w:w="2016" w:type="dxa"/>
            <w:tcBorders>
              <w:top w:val="single" w:sz="4" w:space="0" w:color="999999"/>
              <w:left w:val="single" w:sz="4" w:space="0" w:color="999999"/>
              <w:bottom w:val="single" w:sz="4" w:space="0" w:color="999999"/>
              <w:right w:val="single" w:sz="4" w:space="0" w:color="999999"/>
            </w:tcBorders>
          </w:tcPr>
          <w:p w14:paraId="45D3C4CA" w14:textId="77777777" w:rsidR="007937D9" w:rsidRDefault="00000000">
            <w:r>
              <w:rPr>
                <w:sz w:val="18"/>
              </w:rPr>
              <w:t>Financial Reports / Final Reports</w:t>
            </w:r>
          </w:p>
        </w:tc>
      </w:tr>
      <w:tr w:rsidR="007937D9" w14:paraId="037133DB"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482739CF" w14:textId="77777777" w:rsidR="007937D9" w:rsidRDefault="00000000">
            <w:r>
              <w:rPr>
                <w:sz w:val="18"/>
              </w:rPr>
              <w:t>Submission_Number</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23E1958A" w14:textId="767AB3FC" w:rsidR="007937D9" w:rsidRDefault="00CD3101">
            <w:r>
              <w:rPr>
                <w:sz w:val="18"/>
              </w:rPr>
              <w:t>Whole Number</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203292B8" w14:textId="77777777" w:rsidR="007937D9" w:rsidRDefault="00000000">
            <w:r>
              <w:rPr>
                <w:sz w:val="18"/>
              </w:rPr>
              <w:t>1 for first submission; increment for resubmissions</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4F33708A" w14:textId="77777777" w:rsidR="007937D9" w:rsidRDefault="007937D9"/>
        </w:tc>
      </w:tr>
      <w:tr w:rsidR="007937D9" w14:paraId="688D42AB" w14:textId="77777777">
        <w:tc>
          <w:tcPr>
            <w:tcW w:w="2160" w:type="dxa"/>
            <w:tcBorders>
              <w:top w:val="single" w:sz="4" w:space="0" w:color="999999"/>
              <w:left w:val="single" w:sz="4" w:space="0" w:color="999999"/>
              <w:bottom w:val="single" w:sz="4" w:space="0" w:color="999999"/>
              <w:right w:val="single" w:sz="4" w:space="0" w:color="999999"/>
            </w:tcBorders>
          </w:tcPr>
          <w:p w14:paraId="28DF043E" w14:textId="77777777" w:rsidR="007937D9" w:rsidRDefault="00000000">
            <w:r>
              <w:rPr>
                <w:sz w:val="18"/>
              </w:rPr>
              <w:t>Due_Date</w:t>
            </w:r>
          </w:p>
        </w:tc>
        <w:tc>
          <w:tcPr>
            <w:tcW w:w="1584" w:type="dxa"/>
            <w:tcBorders>
              <w:top w:val="single" w:sz="4" w:space="0" w:color="999999"/>
              <w:left w:val="single" w:sz="4" w:space="0" w:color="999999"/>
              <w:bottom w:val="single" w:sz="4" w:space="0" w:color="999999"/>
              <w:right w:val="single" w:sz="4" w:space="0" w:color="999999"/>
            </w:tcBorders>
          </w:tcPr>
          <w:p w14:paraId="0EB29465" w14:textId="65CCDA1C"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tcPr>
          <w:p w14:paraId="73F3A04F"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6459EAB0" w14:textId="77777777" w:rsidR="007937D9" w:rsidRDefault="007937D9"/>
        </w:tc>
      </w:tr>
      <w:tr w:rsidR="007937D9" w14:paraId="0D047BA2"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0E438712" w14:textId="77777777" w:rsidR="007937D9" w:rsidRDefault="00000000">
            <w:r>
              <w:rPr>
                <w:sz w:val="18"/>
              </w:rPr>
              <w:t>Reminder_Sent</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4FA1750F" w14:textId="2AB5FD48" w:rsidR="007937D9" w:rsidRDefault="00B336D5">
            <w:r>
              <w:rPr>
                <w:sz w:val="18"/>
              </w:rPr>
              <w:t>Two Options</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0014B125"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34DC931C" w14:textId="77777777" w:rsidR="007937D9" w:rsidRDefault="00000000">
            <w:r>
              <w:rPr>
                <w:sz w:val="18"/>
              </w:rPr>
              <w:t>Need Annual final report sent</w:t>
            </w:r>
          </w:p>
        </w:tc>
      </w:tr>
      <w:tr w:rsidR="007937D9" w14:paraId="5C4EF6A4" w14:textId="77777777">
        <w:tc>
          <w:tcPr>
            <w:tcW w:w="2160" w:type="dxa"/>
            <w:tcBorders>
              <w:top w:val="single" w:sz="4" w:space="0" w:color="999999"/>
              <w:left w:val="single" w:sz="4" w:space="0" w:color="999999"/>
              <w:bottom w:val="single" w:sz="4" w:space="0" w:color="999999"/>
              <w:right w:val="single" w:sz="4" w:space="0" w:color="999999"/>
            </w:tcBorders>
          </w:tcPr>
          <w:p w14:paraId="0007AA88" w14:textId="77777777" w:rsidR="007937D9" w:rsidRDefault="00000000">
            <w:r>
              <w:rPr>
                <w:sz w:val="18"/>
              </w:rPr>
              <w:lastRenderedPageBreak/>
              <w:t>Received_Date</w:t>
            </w:r>
          </w:p>
        </w:tc>
        <w:tc>
          <w:tcPr>
            <w:tcW w:w="1584" w:type="dxa"/>
            <w:tcBorders>
              <w:top w:val="single" w:sz="4" w:space="0" w:color="999999"/>
              <w:left w:val="single" w:sz="4" w:space="0" w:color="999999"/>
              <w:bottom w:val="single" w:sz="4" w:space="0" w:color="999999"/>
              <w:right w:val="single" w:sz="4" w:space="0" w:color="999999"/>
            </w:tcBorders>
          </w:tcPr>
          <w:p w14:paraId="4125CB1E" w14:textId="4D2DF874"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tcPr>
          <w:p w14:paraId="61EE2214"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079E3B20" w14:textId="77777777" w:rsidR="007937D9" w:rsidRDefault="00000000">
            <w:proofErr w:type="gramStart"/>
            <w:r>
              <w:rPr>
                <w:sz w:val="18"/>
              </w:rPr>
              <w:t>Date financial /</w:t>
            </w:r>
            <w:proofErr w:type="gramEnd"/>
            <w:r>
              <w:rPr>
                <w:sz w:val="18"/>
              </w:rPr>
              <w:t xml:space="preserve"> final report received</w:t>
            </w:r>
          </w:p>
        </w:tc>
      </w:tr>
      <w:tr w:rsidR="007937D9" w14:paraId="767F4668"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5C58DE5F" w14:textId="77777777" w:rsidR="007937D9" w:rsidRDefault="00000000">
            <w:r>
              <w:rPr>
                <w:sz w:val="18"/>
              </w:rPr>
              <w:t>Report_Status</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5857D8D3" w14:textId="586EA886" w:rsidR="007937D9" w:rsidRDefault="00CD3101">
            <w:r>
              <w:rPr>
                <w:sz w:val="18"/>
              </w:rPr>
              <w:t>Choice</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3D25E939" w14:textId="77777777" w:rsidR="007937D9" w:rsidRDefault="00000000">
            <w:r>
              <w:rPr>
                <w:sz w:val="18"/>
              </w:rPr>
              <w:t>Not Due / Due / Received / Received - Incomplete / Sent for Approval / Approved / Not Approved</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72710FFD" w14:textId="77777777" w:rsidR="007937D9" w:rsidRDefault="00000000">
            <w:r>
              <w:rPr>
                <w:sz w:val="18"/>
              </w:rPr>
              <w:t>Financial Reports / Final Reports</w:t>
            </w:r>
          </w:p>
        </w:tc>
      </w:tr>
      <w:tr w:rsidR="007937D9" w14:paraId="12A55426" w14:textId="77777777">
        <w:tc>
          <w:tcPr>
            <w:tcW w:w="2160" w:type="dxa"/>
            <w:tcBorders>
              <w:top w:val="single" w:sz="4" w:space="0" w:color="999999"/>
              <w:left w:val="single" w:sz="4" w:space="0" w:color="999999"/>
              <w:bottom w:val="single" w:sz="4" w:space="0" w:color="999999"/>
              <w:right w:val="single" w:sz="4" w:space="0" w:color="999999"/>
            </w:tcBorders>
          </w:tcPr>
          <w:p w14:paraId="0BBCFA65" w14:textId="77777777" w:rsidR="007937D9" w:rsidRDefault="00000000">
            <w:r>
              <w:rPr>
                <w:sz w:val="18"/>
              </w:rPr>
              <w:t>Sent_For_Approval_Date</w:t>
            </w:r>
          </w:p>
        </w:tc>
        <w:tc>
          <w:tcPr>
            <w:tcW w:w="1584" w:type="dxa"/>
            <w:tcBorders>
              <w:top w:val="single" w:sz="4" w:space="0" w:color="999999"/>
              <w:left w:val="single" w:sz="4" w:space="0" w:color="999999"/>
              <w:bottom w:val="single" w:sz="4" w:space="0" w:color="999999"/>
              <w:right w:val="single" w:sz="4" w:space="0" w:color="999999"/>
            </w:tcBorders>
          </w:tcPr>
          <w:p w14:paraId="6BDEBCD8" w14:textId="044A8869"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tcPr>
          <w:p w14:paraId="5AFFA799"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1CCD7F9C" w14:textId="77777777" w:rsidR="007937D9" w:rsidRDefault="00000000">
            <w:r>
              <w:rPr>
                <w:sz w:val="18"/>
              </w:rPr>
              <w:t>Date sent for approval</w:t>
            </w:r>
          </w:p>
        </w:tc>
      </w:tr>
      <w:tr w:rsidR="007937D9" w14:paraId="093B1021"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6B99EC6D" w14:textId="77777777" w:rsidR="007937D9" w:rsidRDefault="00000000">
            <w:r>
              <w:rPr>
                <w:sz w:val="18"/>
              </w:rPr>
              <w:t>Approved_Date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0B0FFB66" w14:textId="08D74C56"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7F2C3DCF"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5F4C3285" w14:textId="77777777" w:rsidR="007937D9" w:rsidRDefault="00000000">
            <w:r>
              <w:rPr>
                <w:sz w:val="18"/>
              </w:rPr>
              <w:t>Date Final Report approved</w:t>
            </w:r>
          </w:p>
        </w:tc>
      </w:tr>
      <w:tr w:rsidR="007937D9" w14:paraId="11BC0E9E" w14:textId="77777777">
        <w:tc>
          <w:tcPr>
            <w:tcW w:w="2160" w:type="dxa"/>
            <w:tcBorders>
              <w:top w:val="single" w:sz="4" w:space="0" w:color="999999"/>
              <w:left w:val="single" w:sz="4" w:space="0" w:color="999999"/>
              <w:bottom w:val="single" w:sz="4" w:space="0" w:color="999999"/>
              <w:right w:val="single" w:sz="4" w:space="0" w:color="999999"/>
            </w:tcBorders>
          </w:tcPr>
          <w:p w14:paraId="39E68679" w14:textId="77777777" w:rsidR="007937D9" w:rsidRDefault="00000000">
            <w:r>
              <w:rPr>
                <w:sz w:val="18"/>
              </w:rPr>
              <w:t>Approved_By</w:t>
            </w:r>
          </w:p>
        </w:tc>
        <w:tc>
          <w:tcPr>
            <w:tcW w:w="1584" w:type="dxa"/>
            <w:tcBorders>
              <w:top w:val="single" w:sz="4" w:space="0" w:color="999999"/>
              <w:left w:val="single" w:sz="4" w:space="0" w:color="999999"/>
              <w:bottom w:val="single" w:sz="4" w:space="0" w:color="999999"/>
              <w:right w:val="single" w:sz="4" w:space="0" w:color="999999"/>
            </w:tcBorders>
          </w:tcPr>
          <w:p w14:paraId="5BC1AA8B" w14:textId="64D7987D"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2FB8877D" w14:textId="77777777" w:rsidR="007937D9" w:rsidRDefault="00000000">
            <w:r>
              <w:rPr>
                <w:sz w:val="18"/>
              </w:rPr>
              <w:t>→ Staff; displays Staff_Name</w:t>
            </w:r>
          </w:p>
        </w:tc>
        <w:tc>
          <w:tcPr>
            <w:tcW w:w="2016" w:type="dxa"/>
            <w:tcBorders>
              <w:top w:val="single" w:sz="4" w:space="0" w:color="999999"/>
              <w:left w:val="single" w:sz="4" w:space="0" w:color="999999"/>
              <w:bottom w:val="single" w:sz="4" w:space="0" w:color="999999"/>
              <w:right w:val="single" w:sz="4" w:space="0" w:color="999999"/>
            </w:tcBorders>
          </w:tcPr>
          <w:p w14:paraId="55329CF4" w14:textId="77777777" w:rsidR="007937D9" w:rsidRDefault="007937D9"/>
        </w:tc>
      </w:tr>
      <w:tr w:rsidR="007937D9" w14:paraId="39A7A7B3"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76896BEF" w14:textId="77777777" w:rsidR="007937D9" w:rsidRDefault="00000000">
            <w:r>
              <w:rPr>
                <w:sz w:val="18"/>
              </w:rPr>
              <w:t>Triggers_Holdback_Release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10FE93EE" w14:textId="1821786E" w:rsidR="007937D9" w:rsidRDefault="00B336D5">
            <w:r>
              <w:rPr>
                <w:sz w:val="18"/>
              </w:rPr>
              <w:t>Two Options</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117DDEB7" w14:textId="77777777" w:rsidR="007937D9" w:rsidRDefault="00000000">
            <w:r>
              <w:rPr>
                <w:sz w:val="18"/>
              </w:rPr>
              <w:t>When Yes and Report_Status = Approved, holdback should be released. Future Power Automate candidate.</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24D5D060" w14:textId="77777777" w:rsidR="007937D9" w:rsidRDefault="007937D9"/>
        </w:tc>
      </w:tr>
      <w:tr w:rsidR="007937D9" w14:paraId="4C5E3AEB" w14:textId="77777777">
        <w:tc>
          <w:tcPr>
            <w:tcW w:w="2160" w:type="dxa"/>
            <w:tcBorders>
              <w:top w:val="single" w:sz="4" w:space="0" w:color="999999"/>
              <w:left w:val="single" w:sz="4" w:space="0" w:color="999999"/>
              <w:bottom w:val="single" w:sz="4" w:space="0" w:color="999999"/>
              <w:right w:val="single" w:sz="4" w:space="0" w:color="999999"/>
            </w:tcBorders>
          </w:tcPr>
          <w:p w14:paraId="6FD95A09" w14:textId="77777777" w:rsidR="007937D9" w:rsidRDefault="00000000">
            <w:r>
              <w:rPr>
                <w:sz w:val="18"/>
              </w:rPr>
              <w:t>Notes</w:t>
            </w:r>
          </w:p>
        </w:tc>
        <w:tc>
          <w:tcPr>
            <w:tcW w:w="1584" w:type="dxa"/>
            <w:tcBorders>
              <w:top w:val="single" w:sz="4" w:space="0" w:color="999999"/>
              <w:left w:val="single" w:sz="4" w:space="0" w:color="999999"/>
              <w:bottom w:val="single" w:sz="4" w:space="0" w:color="999999"/>
              <w:right w:val="single" w:sz="4" w:space="0" w:color="999999"/>
            </w:tcBorders>
          </w:tcPr>
          <w:p w14:paraId="00600D93" w14:textId="53356C9D"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tcPr>
          <w:p w14:paraId="7FF56F14"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05B358B1" w14:textId="77777777" w:rsidR="007937D9" w:rsidRDefault="007937D9"/>
        </w:tc>
      </w:tr>
    </w:tbl>
    <w:p w14:paraId="56072130" w14:textId="77777777" w:rsidR="007937D9" w:rsidRDefault="007937D9"/>
    <w:p w14:paraId="6A9103C7" w14:textId="42588DDC" w:rsidR="007937D9" w:rsidRDefault="00000000">
      <w:pPr>
        <w:pStyle w:val="Heading2"/>
      </w:pPr>
      <w:bookmarkStart w:id="35" w:name="_Toc230083195"/>
      <w:commentRangeStart w:id="36"/>
      <w:proofErr w:type="gramStart"/>
      <w:r>
        <w:t>3.1</w:t>
      </w:r>
      <w:r w:rsidR="00B803D9">
        <w:t>6</w:t>
      </w:r>
      <w:r>
        <w:t xml:space="preserve">  </w:t>
      </w:r>
      <w:proofErr w:type="spellStart"/>
      <w:r>
        <w:t>Contract</w:t>
      </w:r>
      <w:proofErr w:type="gramEnd"/>
      <w:r>
        <w:t>_Outcome_Links</w:t>
      </w:r>
      <w:bookmarkEnd w:id="35"/>
      <w:commentRangeEnd w:id="36"/>
      <w:proofErr w:type="spellEnd"/>
      <w:r w:rsidR="00A33F5E">
        <w:rPr>
          <w:rStyle w:val="CommentReference"/>
          <w:rFonts w:ascii="Calibri" w:eastAsiaTheme="minorEastAsia" w:hAnsi="Calibri" w:cstheme="minorBidi"/>
          <w:color w:val="auto"/>
        </w:rPr>
        <w:commentReference w:id="36"/>
      </w:r>
    </w:p>
    <w:p w14:paraId="4C48A62E" w14:textId="5DF296DA" w:rsidR="007937D9" w:rsidRDefault="00000000">
      <w:r>
        <w:rPr>
          <w:i/>
        </w:rPr>
        <w:t>Junction table: contract-level stated outcome targeting. Distinct from Activity_Attribute_Links (delivery level). Together they enable comparison of stated intent vs. actual delivery.</w:t>
      </w:r>
    </w:p>
    <w:tbl>
      <w:tblPr>
        <w:tblStyle w:val="TableGrid"/>
        <w:tblW w:w="0" w:type="auto"/>
        <w:tblLook w:val="04A0" w:firstRow="1" w:lastRow="0" w:firstColumn="1" w:lastColumn="0" w:noHBand="0" w:noVBand="1"/>
      </w:tblPr>
      <w:tblGrid>
        <w:gridCol w:w="2021"/>
        <w:gridCol w:w="1490"/>
        <w:gridCol w:w="3958"/>
        <w:gridCol w:w="1881"/>
      </w:tblGrid>
      <w:tr w:rsidR="007937D9" w14:paraId="44373CD8"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1A1C10D3"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41BE2786"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36FF1459"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72BC7DE9" w14:textId="77777777" w:rsidR="007937D9" w:rsidRDefault="00000000">
            <w:pPr>
              <w:jc w:val="center"/>
            </w:pPr>
            <w:r>
              <w:rPr>
                <w:b/>
                <w:color w:val="FFFFFF"/>
                <w:sz w:val="18"/>
              </w:rPr>
              <w:t>Old Masterfile Equivalent</w:t>
            </w:r>
          </w:p>
        </w:tc>
      </w:tr>
      <w:tr w:rsidR="007937D9" w14:paraId="6A03B49F" w14:textId="77777777">
        <w:tc>
          <w:tcPr>
            <w:tcW w:w="2160" w:type="dxa"/>
            <w:tcBorders>
              <w:top w:val="single" w:sz="4" w:space="0" w:color="999999"/>
              <w:left w:val="single" w:sz="4" w:space="0" w:color="999999"/>
              <w:bottom w:val="single" w:sz="4" w:space="0" w:color="999999"/>
              <w:right w:val="single" w:sz="4" w:space="0" w:color="999999"/>
            </w:tcBorders>
          </w:tcPr>
          <w:p w14:paraId="16260536" w14:textId="77777777" w:rsidR="007937D9" w:rsidRDefault="00000000">
            <w:r>
              <w:rPr>
                <w:sz w:val="18"/>
              </w:rPr>
              <w:t>Contract_ID</w:t>
            </w:r>
          </w:p>
        </w:tc>
        <w:tc>
          <w:tcPr>
            <w:tcW w:w="1584" w:type="dxa"/>
            <w:tcBorders>
              <w:top w:val="single" w:sz="4" w:space="0" w:color="999999"/>
              <w:left w:val="single" w:sz="4" w:space="0" w:color="999999"/>
              <w:bottom w:val="single" w:sz="4" w:space="0" w:color="999999"/>
              <w:right w:val="single" w:sz="4" w:space="0" w:color="999999"/>
            </w:tcBorders>
          </w:tcPr>
          <w:p w14:paraId="4BA29AD2" w14:textId="67F7CD3A"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381A3897" w14:textId="77777777" w:rsidR="007937D9" w:rsidRDefault="00000000">
            <w:r>
              <w:rPr>
                <w:sz w:val="18"/>
              </w:rPr>
              <w:t>→ Contracts; required</w:t>
            </w:r>
          </w:p>
        </w:tc>
        <w:tc>
          <w:tcPr>
            <w:tcW w:w="2016" w:type="dxa"/>
            <w:tcBorders>
              <w:top w:val="single" w:sz="4" w:space="0" w:color="999999"/>
              <w:left w:val="single" w:sz="4" w:space="0" w:color="999999"/>
              <w:bottom w:val="single" w:sz="4" w:space="0" w:color="999999"/>
              <w:right w:val="single" w:sz="4" w:space="0" w:color="999999"/>
            </w:tcBorders>
          </w:tcPr>
          <w:p w14:paraId="60F9CB93" w14:textId="77777777" w:rsidR="007937D9" w:rsidRDefault="007937D9"/>
        </w:tc>
      </w:tr>
      <w:tr w:rsidR="007937D9" w14:paraId="412FECF5"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2B351905" w14:textId="77777777" w:rsidR="007937D9" w:rsidRDefault="00000000">
            <w:r>
              <w:rPr>
                <w:sz w:val="18"/>
              </w:rPr>
              <w:t>Attribute_ID</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2F0DA5D1" w14:textId="30025E4B"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399F03F7" w14:textId="77777777" w:rsidR="007937D9" w:rsidRDefault="00000000">
            <w:r>
              <w:rPr>
                <w:sz w:val="18"/>
              </w:rPr>
              <w:t>→ Attribute_Registry; filter to Program Outcome; required</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2467E7AF" w14:textId="77777777" w:rsidR="007937D9" w:rsidRDefault="007937D9"/>
        </w:tc>
      </w:tr>
      <w:tr w:rsidR="007937D9" w14:paraId="669C4FCE" w14:textId="77777777">
        <w:tc>
          <w:tcPr>
            <w:tcW w:w="2160" w:type="dxa"/>
            <w:tcBorders>
              <w:top w:val="single" w:sz="4" w:space="0" w:color="999999"/>
              <w:left w:val="single" w:sz="4" w:space="0" w:color="999999"/>
              <w:bottom w:val="single" w:sz="4" w:space="0" w:color="999999"/>
              <w:right w:val="single" w:sz="4" w:space="0" w:color="999999"/>
            </w:tcBorders>
          </w:tcPr>
          <w:p w14:paraId="66A2384F" w14:textId="77777777" w:rsidR="007937D9" w:rsidRDefault="00000000">
            <w:r>
              <w:rPr>
                <w:sz w:val="18"/>
              </w:rPr>
              <w:t>Notes</w:t>
            </w:r>
          </w:p>
        </w:tc>
        <w:tc>
          <w:tcPr>
            <w:tcW w:w="1584" w:type="dxa"/>
            <w:tcBorders>
              <w:top w:val="single" w:sz="4" w:space="0" w:color="999999"/>
              <w:left w:val="single" w:sz="4" w:space="0" w:color="999999"/>
              <w:bottom w:val="single" w:sz="4" w:space="0" w:color="999999"/>
              <w:right w:val="single" w:sz="4" w:space="0" w:color="999999"/>
            </w:tcBorders>
          </w:tcPr>
          <w:p w14:paraId="78572F93" w14:textId="386FA23F"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tcPr>
          <w:p w14:paraId="43C9046D" w14:textId="77777777" w:rsidR="007937D9" w:rsidRDefault="00000000">
            <w:r>
              <w:rPr>
                <w:sz w:val="18"/>
              </w:rPr>
              <w:t>Optional context for this outcome targeting</w:t>
            </w:r>
          </w:p>
        </w:tc>
        <w:tc>
          <w:tcPr>
            <w:tcW w:w="2016" w:type="dxa"/>
            <w:tcBorders>
              <w:top w:val="single" w:sz="4" w:space="0" w:color="999999"/>
              <w:left w:val="single" w:sz="4" w:space="0" w:color="999999"/>
              <w:bottom w:val="single" w:sz="4" w:space="0" w:color="999999"/>
              <w:right w:val="single" w:sz="4" w:space="0" w:color="999999"/>
            </w:tcBorders>
          </w:tcPr>
          <w:p w14:paraId="11BBA457" w14:textId="77777777" w:rsidR="007937D9" w:rsidRDefault="007937D9"/>
        </w:tc>
      </w:tr>
    </w:tbl>
    <w:p w14:paraId="15AE8681" w14:textId="77777777" w:rsidR="007937D9" w:rsidRDefault="007937D9"/>
    <w:p w14:paraId="636AAF38" w14:textId="7426B8FB" w:rsidR="007937D9" w:rsidRDefault="00000000">
      <w:pPr>
        <w:pStyle w:val="Heading2"/>
      </w:pPr>
      <w:bookmarkStart w:id="37" w:name="_Toc230083196"/>
      <w:proofErr w:type="gramStart"/>
      <w:r>
        <w:t>3.1</w:t>
      </w:r>
      <w:r w:rsidR="00B803D9">
        <w:t>7</w:t>
      </w:r>
      <w:r>
        <w:t xml:space="preserve">  </w:t>
      </w:r>
      <w:proofErr w:type="spellStart"/>
      <w:r>
        <w:t>Admin</w:t>
      </w:r>
      <w:proofErr w:type="gramEnd"/>
      <w:r>
        <w:t>_</w:t>
      </w:r>
      <w:commentRangeStart w:id="38"/>
      <w:r>
        <w:t>Events</w:t>
      </w:r>
      <w:bookmarkEnd w:id="37"/>
      <w:commentRangeEnd w:id="38"/>
      <w:proofErr w:type="spellEnd"/>
      <w:r w:rsidR="00F82D30">
        <w:rPr>
          <w:rStyle w:val="CommentReference"/>
          <w:rFonts w:ascii="Calibri" w:eastAsiaTheme="minorEastAsia" w:hAnsi="Calibri" w:cstheme="minorBidi"/>
          <w:color w:val="auto"/>
        </w:rPr>
        <w:commentReference w:id="38"/>
      </w:r>
    </w:p>
    <w:p w14:paraId="7F03A691" w14:textId="3E9216E4" w:rsidR="007937D9" w:rsidRDefault="00000000">
      <w:r>
        <w:rPr>
          <w:i/>
        </w:rPr>
        <w:t xml:space="preserve">Captures contract and community lifecycle events. Each event gets its own row. Conditional fields apply only to specific event types — leave blank when not applicable. IMPORTANT: All Admin_Events entries must be made via the Power Apps form, which updates both the event record and the parent record (Contracts or Communities) in a single submission. Staff should never update Contracts or Communities fields manually without a corresponding </w:t>
      </w:r>
      <w:proofErr w:type="spellStart"/>
      <w:r>
        <w:rPr>
          <w:i/>
        </w:rPr>
        <w:t>Admin_Events</w:t>
      </w:r>
      <w:proofErr w:type="spellEnd"/>
      <w:r>
        <w:rPr>
          <w:i/>
        </w:rPr>
        <w:t xml:space="preserve"> entry.</w:t>
      </w:r>
    </w:p>
    <w:tbl>
      <w:tblPr>
        <w:tblStyle w:val="TableGrid"/>
        <w:tblW w:w="0" w:type="auto"/>
        <w:tblLook w:val="04A0" w:firstRow="1" w:lastRow="0" w:firstColumn="1" w:lastColumn="0" w:noHBand="0" w:noVBand="1"/>
      </w:tblPr>
      <w:tblGrid>
        <w:gridCol w:w="2137"/>
        <w:gridCol w:w="1438"/>
        <w:gridCol w:w="3967"/>
        <w:gridCol w:w="1808"/>
      </w:tblGrid>
      <w:tr w:rsidR="007937D9" w14:paraId="32F12020"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4A1A0009"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628040BE"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6D40B34E"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662BA1F5" w14:textId="77777777" w:rsidR="007937D9" w:rsidRDefault="00000000">
            <w:pPr>
              <w:jc w:val="center"/>
            </w:pPr>
            <w:r>
              <w:rPr>
                <w:b/>
                <w:color w:val="FFFFFF"/>
                <w:sz w:val="18"/>
              </w:rPr>
              <w:t>Old Masterfile Equivalent</w:t>
            </w:r>
          </w:p>
        </w:tc>
      </w:tr>
      <w:tr w:rsidR="007937D9" w14:paraId="4EF82B25" w14:textId="77777777">
        <w:tc>
          <w:tcPr>
            <w:tcW w:w="2160" w:type="dxa"/>
            <w:tcBorders>
              <w:top w:val="single" w:sz="4" w:space="0" w:color="999999"/>
              <w:left w:val="single" w:sz="4" w:space="0" w:color="999999"/>
              <w:bottom w:val="single" w:sz="4" w:space="0" w:color="999999"/>
              <w:right w:val="single" w:sz="4" w:space="0" w:color="999999"/>
            </w:tcBorders>
          </w:tcPr>
          <w:p w14:paraId="676A4995" w14:textId="77777777" w:rsidR="007937D9" w:rsidRDefault="00000000">
            <w:r>
              <w:rPr>
                <w:sz w:val="18"/>
              </w:rPr>
              <w:t>Contract_ID</w:t>
            </w:r>
          </w:p>
        </w:tc>
        <w:tc>
          <w:tcPr>
            <w:tcW w:w="1584" w:type="dxa"/>
            <w:tcBorders>
              <w:top w:val="single" w:sz="4" w:space="0" w:color="999999"/>
              <w:left w:val="single" w:sz="4" w:space="0" w:color="999999"/>
              <w:bottom w:val="single" w:sz="4" w:space="0" w:color="999999"/>
              <w:right w:val="single" w:sz="4" w:space="0" w:color="999999"/>
            </w:tcBorders>
          </w:tcPr>
          <w:p w14:paraId="7395D0C9" w14:textId="192BCA4A"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5577B24B" w14:textId="77777777" w:rsidR="007937D9" w:rsidRDefault="00000000">
            <w:r>
              <w:rPr>
                <w:sz w:val="18"/>
              </w:rPr>
              <w:t>→ Contracts; nullable — leave blank for community-level events</w:t>
            </w:r>
          </w:p>
        </w:tc>
        <w:tc>
          <w:tcPr>
            <w:tcW w:w="2016" w:type="dxa"/>
            <w:tcBorders>
              <w:top w:val="single" w:sz="4" w:space="0" w:color="999999"/>
              <w:left w:val="single" w:sz="4" w:space="0" w:color="999999"/>
              <w:bottom w:val="single" w:sz="4" w:space="0" w:color="999999"/>
              <w:right w:val="single" w:sz="4" w:space="0" w:color="999999"/>
            </w:tcBorders>
          </w:tcPr>
          <w:p w14:paraId="6BFFCA13" w14:textId="77777777" w:rsidR="007937D9" w:rsidRDefault="007937D9"/>
        </w:tc>
      </w:tr>
      <w:tr w:rsidR="007937D9" w14:paraId="1C1B648A"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219C082E" w14:textId="77777777" w:rsidR="007937D9" w:rsidRDefault="00000000">
            <w:r>
              <w:rPr>
                <w:sz w:val="18"/>
              </w:rPr>
              <w:t>Community_ID</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79F2891A" w14:textId="4838D75A"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688293B8" w14:textId="77777777" w:rsidR="007937D9" w:rsidRDefault="00000000">
            <w:r>
              <w:rPr>
                <w:sz w:val="18"/>
              </w:rPr>
              <w:t>→ Communities; nullable — populate for community-level events</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7469DB9F" w14:textId="77777777" w:rsidR="007937D9" w:rsidRDefault="007937D9"/>
        </w:tc>
      </w:tr>
      <w:tr w:rsidR="007937D9" w14:paraId="6AA974B5" w14:textId="77777777">
        <w:tc>
          <w:tcPr>
            <w:tcW w:w="2160" w:type="dxa"/>
            <w:tcBorders>
              <w:top w:val="single" w:sz="4" w:space="0" w:color="999999"/>
              <w:left w:val="single" w:sz="4" w:space="0" w:color="999999"/>
              <w:bottom w:val="single" w:sz="4" w:space="0" w:color="999999"/>
              <w:right w:val="single" w:sz="4" w:space="0" w:color="999999"/>
            </w:tcBorders>
          </w:tcPr>
          <w:p w14:paraId="61ECCCAF" w14:textId="77777777" w:rsidR="007937D9" w:rsidRDefault="00000000">
            <w:r>
              <w:rPr>
                <w:sz w:val="18"/>
              </w:rPr>
              <w:t>Event_Type</w:t>
            </w:r>
          </w:p>
        </w:tc>
        <w:tc>
          <w:tcPr>
            <w:tcW w:w="1584" w:type="dxa"/>
            <w:tcBorders>
              <w:top w:val="single" w:sz="4" w:space="0" w:color="999999"/>
              <w:left w:val="single" w:sz="4" w:space="0" w:color="999999"/>
              <w:bottom w:val="single" w:sz="4" w:space="0" w:color="999999"/>
              <w:right w:val="single" w:sz="4" w:space="0" w:color="999999"/>
            </w:tcBorders>
          </w:tcPr>
          <w:p w14:paraId="54754B83" w14:textId="0B78F098" w:rsidR="007937D9" w:rsidRDefault="00CD3101">
            <w:r>
              <w:rPr>
                <w:sz w:val="18"/>
              </w:rPr>
              <w:t>Global Option Set</w:t>
            </w:r>
          </w:p>
        </w:tc>
        <w:tc>
          <w:tcPr>
            <w:tcW w:w="4320" w:type="dxa"/>
            <w:tcBorders>
              <w:top w:val="single" w:sz="4" w:space="0" w:color="999999"/>
              <w:left w:val="single" w:sz="4" w:space="0" w:color="999999"/>
              <w:bottom w:val="single" w:sz="4" w:space="0" w:color="999999"/>
              <w:right w:val="single" w:sz="4" w:space="0" w:color="999999"/>
            </w:tcBorders>
          </w:tcPr>
          <w:p w14:paraId="32DEB6AF" w14:textId="7A32BA3A" w:rsidR="007937D9" w:rsidRDefault="00000000">
            <w:proofErr w:type="spellStart"/>
            <w:r>
              <w:rPr>
                <w:sz w:val="18"/>
              </w:rPr>
              <w:t>Event_Type</w:t>
            </w:r>
            <w:proofErr w:type="spellEnd"/>
            <w:r w:rsidR="001D48DE">
              <w:rPr>
                <w:sz w:val="18"/>
              </w:rPr>
              <w:t xml:space="preserve"> option set</w:t>
            </w:r>
            <w:r>
              <w:rPr>
                <w:sz w:val="18"/>
              </w:rPr>
              <w:t xml:space="preserve"> — Extension / Amendment / Hold / Termination / Reinstatement / Name Change / Activity Added / Activity Deactivated</w:t>
            </w:r>
          </w:p>
        </w:tc>
        <w:tc>
          <w:tcPr>
            <w:tcW w:w="2016" w:type="dxa"/>
            <w:tcBorders>
              <w:top w:val="single" w:sz="4" w:space="0" w:color="999999"/>
              <w:left w:val="single" w:sz="4" w:space="0" w:color="999999"/>
              <w:bottom w:val="single" w:sz="4" w:space="0" w:color="999999"/>
              <w:right w:val="single" w:sz="4" w:space="0" w:color="999999"/>
            </w:tcBorders>
          </w:tcPr>
          <w:p w14:paraId="2513261A" w14:textId="77777777" w:rsidR="007937D9" w:rsidRDefault="00000000">
            <w:r>
              <w:rPr>
                <w:sz w:val="18"/>
              </w:rPr>
              <w:t>Extension Required</w:t>
            </w:r>
          </w:p>
        </w:tc>
      </w:tr>
      <w:tr w:rsidR="007937D9" w14:paraId="71201C92"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01EF259D" w14:textId="77777777" w:rsidR="007937D9" w:rsidRDefault="00000000">
            <w:r>
              <w:rPr>
                <w:sz w:val="18"/>
              </w:rPr>
              <w:t>Event_Date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4E82B40D" w14:textId="5720D70D"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07424386" w14:textId="77777777" w:rsidR="007937D9" w:rsidRDefault="00000000">
            <w:r>
              <w:rPr>
                <w:sz w:val="18"/>
              </w:rPr>
              <w:t>Date the event occurred or was formally initiated. NOT the date of data entry.</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14252C45" w14:textId="77777777" w:rsidR="007937D9" w:rsidRDefault="007937D9"/>
        </w:tc>
      </w:tr>
      <w:tr w:rsidR="007937D9" w14:paraId="6E015812" w14:textId="77777777">
        <w:tc>
          <w:tcPr>
            <w:tcW w:w="2160" w:type="dxa"/>
            <w:tcBorders>
              <w:top w:val="single" w:sz="4" w:space="0" w:color="999999"/>
              <w:left w:val="single" w:sz="4" w:space="0" w:color="999999"/>
              <w:bottom w:val="single" w:sz="4" w:space="0" w:color="999999"/>
              <w:right w:val="single" w:sz="4" w:space="0" w:color="999999"/>
            </w:tcBorders>
          </w:tcPr>
          <w:p w14:paraId="77F4EE25" w14:textId="77777777" w:rsidR="007937D9" w:rsidRDefault="00000000">
            <w:r>
              <w:rPr>
                <w:sz w:val="18"/>
              </w:rPr>
              <w:t>High_Level_Reason</w:t>
            </w:r>
          </w:p>
        </w:tc>
        <w:tc>
          <w:tcPr>
            <w:tcW w:w="1584" w:type="dxa"/>
            <w:tcBorders>
              <w:top w:val="single" w:sz="4" w:space="0" w:color="999999"/>
              <w:left w:val="single" w:sz="4" w:space="0" w:color="999999"/>
              <w:bottom w:val="single" w:sz="4" w:space="0" w:color="999999"/>
              <w:right w:val="single" w:sz="4" w:space="0" w:color="999999"/>
            </w:tcBorders>
          </w:tcPr>
          <w:p w14:paraId="0A60EADE"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tcPr>
          <w:p w14:paraId="431F1001" w14:textId="77777777" w:rsidR="007937D9" w:rsidRDefault="00000000">
            <w:r>
              <w:rPr>
                <w:sz w:val="18"/>
              </w:rPr>
              <w:t>Brief reason for the event</w:t>
            </w:r>
          </w:p>
        </w:tc>
        <w:tc>
          <w:tcPr>
            <w:tcW w:w="2016" w:type="dxa"/>
            <w:tcBorders>
              <w:top w:val="single" w:sz="4" w:space="0" w:color="999999"/>
              <w:left w:val="single" w:sz="4" w:space="0" w:color="999999"/>
              <w:bottom w:val="single" w:sz="4" w:space="0" w:color="999999"/>
              <w:right w:val="single" w:sz="4" w:space="0" w:color="999999"/>
            </w:tcBorders>
          </w:tcPr>
          <w:p w14:paraId="19B5C989" w14:textId="77777777" w:rsidR="007937D9" w:rsidRDefault="007937D9"/>
        </w:tc>
      </w:tr>
      <w:tr w:rsidR="007937D9" w14:paraId="388BCFA7"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449C996F" w14:textId="77777777" w:rsidR="007937D9" w:rsidRDefault="00000000">
            <w:r>
              <w:rPr>
                <w:sz w:val="18"/>
              </w:rPr>
              <w:t>Resolution_Date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46B70A92" w14:textId="32C14BD0"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771D554F" w14:textId="77777777" w:rsidR="007937D9" w:rsidRDefault="00000000">
            <w:r>
              <w:rPr>
                <w:sz w:val="18"/>
              </w:rPr>
              <w:t>Date resolved or approved. For immediate events (name changes, activity additions)</w:t>
            </w:r>
            <w:proofErr w:type="gramStart"/>
            <w:r>
              <w:rPr>
                <w:sz w:val="18"/>
              </w:rPr>
              <w:t>: equals</w:t>
            </w:r>
            <w:proofErr w:type="gramEnd"/>
            <w:r>
              <w:rPr>
                <w:sz w:val="18"/>
              </w:rPr>
              <w:t xml:space="preserve"> Event_Date or leave blank.</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3B5EA279" w14:textId="77777777" w:rsidR="007937D9" w:rsidRDefault="007937D9"/>
        </w:tc>
      </w:tr>
      <w:tr w:rsidR="007937D9" w14:paraId="53B94489" w14:textId="77777777">
        <w:tc>
          <w:tcPr>
            <w:tcW w:w="2160" w:type="dxa"/>
            <w:tcBorders>
              <w:top w:val="single" w:sz="4" w:space="0" w:color="999999"/>
              <w:left w:val="single" w:sz="4" w:space="0" w:color="999999"/>
              <w:bottom w:val="single" w:sz="4" w:space="0" w:color="999999"/>
              <w:right w:val="single" w:sz="4" w:space="0" w:color="999999"/>
            </w:tcBorders>
          </w:tcPr>
          <w:p w14:paraId="66AA0F62" w14:textId="77777777" w:rsidR="007937D9" w:rsidRDefault="00000000">
            <w:r>
              <w:rPr>
                <w:sz w:val="18"/>
              </w:rPr>
              <w:t>Notes</w:t>
            </w:r>
          </w:p>
        </w:tc>
        <w:tc>
          <w:tcPr>
            <w:tcW w:w="1584" w:type="dxa"/>
            <w:tcBorders>
              <w:top w:val="single" w:sz="4" w:space="0" w:color="999999"/>
              <w:left w:val="single" w:sz="4" w:space="0" w:color="999999"/>
              <w:bottom w:val="single" w:sz="4" w:space="0" w:color="999999"/>
              <w:right w:val="single" w:sz="4" w:space="0" w:color="999999"/>
            </w:tcBorders>
          </w:tcPr>
          <w:p w14:paraId="251D1B03" w14:textId="55C6500C"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tcPr>
          <w:p w14:paraId="68A217F5"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2D7DF1FD" w14:textId="77777777" w:rsidR="007937D9" w:rsidRDefault="00000000">
            <w:r>
              <w:rPr>
                <w:sz w:val="18"/>
              </w:rPr>
              <w:t>Additional Notes</w:t>
            </w:r>
          </w:p>
        </w:tc>
      </w:tr>
      <w:tr w:rsidR="007937D9" w14:paraId="009C1D02"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05871C81" w14:textId="77777777" w:rsidR="007937D9" w:rsidRDefault="00000000">
            <w:r>
              <w:rPr>
                <w:sz w:val="18"/>
              </w:rPr>
              <w:lastRenderedPageBreak/>
              <w:t>Previous_Status</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2B5D4773" w14:textId="18D6530C" w:rsidR="007937D9" w:rsidRDefault="00CD3101">
            <w:r>
              <w:rPr>
                <w:sz w:val="18"/>
              </w:rPr>
              <w:t>Global Option Set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348ABE4D" w14:textId="5A152935" w:rsidR="007937D9" w:rsidRDefault="00000000">
            <w:proofErr w:type="spellStart"/>
            <w:r>
              <w:rPr>
                <w:sz w:val="18"/>
              </w:rPr>
              <w:t>Contract_Status</w:t>
            </w:r>
            <w:proofErr w:type="spellEnd"/>
            <w:r w:rsidR="001D48DE">
              <w:rPr>
                <w:sz w:val="18"/>
              </w:rPr>
              <w:t xml:space="preserve"> option set</w:t>
            </w:r>
            <w:r>
              <w:rPr>
                <w:sz w:val="18"/>
              </w:rPr>
              <w:t>; nullable — for events that change status</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49B35A4D" w14:textId="77777777" w:rsidR="007937D9" w:rsidRDefault="007937D9"/>
        </w:tc>
      </w:tr>
      <w:tr w:rsidR="007937D9" w14:paraId="73B1EFD1" w14:textId="77777777">
        <w:tc>
          <w:tcPr>
            <w:tcW w:w="2160" w:type="dxa"/>
            <w:tcBorders>
              <w:top w:val="single" w:sz="4" w:space="0" w:color="999999"/>
              <w:left w:val="single" w:sz="4" w:space="0" w:color="999999"/>
              <w:bottom w:val="single" w:sz="4" w:space="0" w:color="999999"/>
              <w:right w:val="single" w:sz="4" w:space="0" w:color="999999"/>
            </w:tcBorders>
          </w:tcPr>
          <w:p w14:paraId="001191D3" w14:textId="77777777" w:rsidR="007937D9" w:rsidRDefault="00000000">
            <w:r>
              <w:rPr>
                <w:sz w:val="18"/>
              </w:rPr>
              <w:t>New_Status</w:t>
            </w:r>
          </w:p>
        </w:tc>
        <w:tc>
          <w:tcPr>
            <w:tcW w:w="1584" w:type="dxa"/>
            <w:tcBorders>
              <w:top w:val="single" w:sz="4" w:space="0" w:color="999999"/>
              <w:left w:val="single" w:sz="4" w:space="0" w:color="999999"/>
              <w:bottom w:val="single" w:sz="4" w:space="0" w:color="999999"/>
              <w:right w:val="single" w:sz="4" w:space="0" w:color="999999"/>
            </w:tcBorders>
          </w:tcPr>
          <w:p w14:paraId="3D13F2B1" w14:textId="3FC206F0" w:rsidR="007937D9" w:rsidRDefault="00CD3101">
            <w:r>
              <w:rPr>
                <w:sz w:val="18"/>
              </w:rPr>
              <w:t>Global Option Set</w:t>
            </w:r>
          </w:p>
        </w:tc>
        <w:tc>
          <w:tcPr>
            <w:tcW w:w="4320" w:type="dxa"/>
            <w:tcBorders>
              <w:top w:val="single" w:sz="4" w:space="0" w:color="999999"/>
              <w:left w:val="single" w:sz="4" w:space="0" w:color="999999"/>
              <w:bottom w:val="single" w:sz="4" w:space="0" w:color="999999"/>
              <w:right w:val="single" w:sz="4" w:space="0" w:color="999999"/>
            </w:tcBorders>
          </w:tcPr>
          <w:p w14:paraId="415247A1" w14:textId="7DB1D92E" w:rsidR="007937D9" w:rsidRDefault="00000000">
            <w:proofErr w:type="spellStart"/>
            <w:r>
              <w:rPr>
                <w:sz w:val="18"/>
              </w:rPr>
              <w:t>Contract_Status</w:t>
            </w:r>
            <w:proofErr w:type="spellEnd"/>
            <w:r w:rsidR="001D48DE">
              <w:rPr>
                <w:sz w:val="18"/>
              </w:rPr>
              <w:t xml:space="preserve"> option set</w:t>
            </w:r>
            <w:r>
              <w:rPr>
                <w:sz w:val="18"/>
              </w:rPr>
              <w:t>; nullable — updated status after this event</w:t>
            </w:r>
          </w:p>
        </w:tc>
        <w:tc>
          <w:tcPr>
            <w:tcW w:w="2016" w:type="dxa"/>
            <w:tcBorders>
              <w:top w:val="single" w:sz="4" w:space="0" w:color="999999"/>
              <w:left w:val="single" w:sz="4" w:space="0" w:color="999999"/>
              <w:bottom w:val="single" w:sz="4" w:space="0" w:color="999999"/>
              <w:right w:val="single" w:sz="4" w:space="0" w:color="999999"/>
            </w:tcBorders>
          </w:tcPr>
          <w:p w14:paraId="0C92B838" w14:textId="77777777" w:rsidR="007937D9" w:rsidRDefault="007937D9"/>
        </w:tc>
      </w:tr>
      <w:tr w:rsidR="007937D9" w14:paraId="7E89D2D2"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0C4A1CF7" w14:textId="77777777" w:rsidR="007937D9" w:rsidRDefault="00000000">
            <w:r>
              <w:rPr>
                <w:sz w:val="18"/>
              </w:rPr>
              <w:t>Previous_End_Date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1245E2E9" w14:textId="0434C987"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1E1EBA72" w14:textId="77777777" w:rsidR="007937D9" w:rsidRDefault="00000000">
            <w:r>
              <w:rPr>
                <w:sz w:val="18"/>
              </w:rPr>
              <w:t>Extension events only: Effective_End_Date before this extension</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1BE36AED" w14:textId="77777777" w:rsidR="007937D9" w:rsidRDefault="007937D9"/>
        </w:tc>
      </w:tr>
      <w:tr w:rsidR="007937D9" w14:paraId="6DF919C4" w14:textId="77777777">
        <w:tc>
          <w:tcPr>
            <w:tcW w:w="2160" w:type="dxa"/>
            <w:tcBorders>
              <w:top w:val="single" w:sz="4" w:space="0" w:color="999999"/>
              <w:left w:val="single" w:sz="4" w:space="0" w:color="999999"/>
              <w:bottom w:val="single" w:sz="4" w:space="0" w:color="999999"/>
              <w:right w:val="single" w:sz="4" w:space="0" w:color="999999"/>
            </w:tcBorders>
          </w:tcPr>
          <w:p w14:paraId="0869C27F" w14:textId="77777777" w:rsidR="007937D9" w:rsidRDefault="00000000">
            <w:r>
              <w:rPr>
                <w:sz w:val="18"/>
              </w:rPr>
              <w:t>New_End_Date</w:t>
            </w:r>
          </w:p>
        </w:tc>
        <w:tc>
          <w:tcPr>
            <w:tcW w:w="1584" w:type="dxa"/>
            <w:tcBorders>
              <w:top w:val="single" w:sz="4" w:space="0" w:color="999999"/>
              <w:left w:val="single" w:sz="4" w:space="0" w:color="999999"/>
              <w:bottom w:val="single" w:sz="4" w:space="0" w:color="999999"/>
              <w:right w:val="single" w:sz="4" w:space="0" w:color="999999"/>
            </w:tcBorders>
          </w:tcPr>
          <w:p w14:paraId="5C572D85" w14:textId="16088994"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tcPr>
          <w:p w14:paraId="177A27AD" w14:textId="77777777" w:rsidR="007937D9" w:rsidRDefault="00000000">
            <w:r>
              <w:rPr>
                <w:sz w:val="18"/>
              </w:rPr>
              <w:t>Extension events only: new Effective_End_Date; update Contracts.Effective_End_Date to match</w:t>
            </w:r>
          </w:p>
        </w:tc>
        <w:tc>
          <w:tcPr>
            <w:tcW w:w="2016" w:type="dxa"/>
            <w:tcBorders>
              <w:top w:val="single" w:sz="4" w:space="0" w:color="999999"/>
              <w:left w:val="single" w:sz="4" w:space="0" w:color="999999"/>
              <w:bottom w:val="single" w:sz="4" w:space="0" w:color="999999"/>
              <w:right w:val="single" w:sz="4" w:space="0" w:color="999999"/>
            </w:tcBorders>
          </w:tcPr>
          <w:p w14:paraId="4450E1F4" w14:textId="77777777" w:rsidR="007937D9" w:rsidRDefault="007937D9"/>
        </w:tc>
      </w:tr>
      <w:tr w:rsidR="007937D9" w14:paraId="78D05232"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085E6307" w14:textId="77777777" w:rsidR="007937D9" w:rsidRDefault="00000000">
            <w:r>
              <w:rPr>
                <w:sz w:val="18"/>
              </w:rPr>
              <w:t>Previous_Contract_Value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2809A989" w14:textId="77777777" w:rsidR="007937D9" w:rsidRDefault="00000000">
            <w:r>
              <w:rPr>
                <w:sz w:val="18"/>
              </w:rPr>
              <w:t>Currency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15B9A3C5" w14:textId="77777777" w:rsidR="007937D9" w:rsidRDefault="00000000">
            <w:r>
              <w:rPr>
                <w:sz w:val="18"/>
              </w:rPr>
              <w:t>Amendment events only: Contract_Value before this amendment</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0DCC7C7C" w14:textId="77777777" w:rsidR="007937D9" w:rsidRDefault="007937D9"/>
        </w:tc>
      </w:tr>
      <w:tr w:rsidR="007937D9" w14:paraId="5A913D0E" w14:textId="77777777">
        <w:tc>
          <w:tcPr>
            <w:tcW w:w="2160" w:type="dxa"/>
            <w:tcBorders>
              <w:top w:val="single" w:sz="4" w:space="0" w:color="999999"/>
              <w:left w:val="single" w:sz="4" w:space="0" w:color="999999"/>
              <w:bottom w:val="single" w:sz="4" w:space="0" w:color="999999"/>
              <w:right w:val="single" w:sz="4" w:space="0" w:color="999999"/>
            </w:tcBorders>
          </w:tcPr>
          <w:p w14:paraId="6AEE4E5C" w14:textId="77777777" w:rsidR="007937D9" w:rsidRDefault="00000000">
            <w:r>
              <w:rPr>
                <w:sz w:val="18"/>
              </w:rPr>
              <w:t>Additional_Funds</w:t>
            </w:r>
          </w:p>
        </w:tc>
        <w:tc>
          <w:tcPr>
            <w:tcW w:w="1584" w:type="dxa"/>
            <w:tcBorders>
              <w:top w:val="single" w:sz="4" w:space="0" w:color="999999"/>
              <w:left w:val="single" w:sz="4" w:space="0" w:color="999999"/>
              <w:bottom w:val="single" w:sz="4" w:space="0" w:color="999999"/>
              <w:right w:val="single" w:sz="4" w:space="0" w:color="999999"/>
            </w:tcBorders>
          </w:tcPr>
          <w:p w14:paraId="5341058C" w14:textId="77777777" w:rsidR="007937D9" w:rsidRDefault="00000000">
            <w:r>
              <w:rPr>
                <w:sz w:val="18"/>
              </w:rPr>
              <w:t>Currency</w:t>
            </w:r>
          </w:p>
        </w:tc>
        <w:tc>
          <w:tcPr>
            <w:tcW w:w="4320" w:type="dxa"/>
            <w:tcBorders>
              <w:top w:val="single" w:sz="4" w:space="0" w:color="999999"/>
              <w:left w:val="single" w:sz="4" w:space="0" w:color="999999"/>
              <w:bottom w:val="single" w:sz="4" w:space="0" w:color="999999"/>
              <w:right w:val="single" w:sz="4" w:space="0" w:color="999999"/>
            </w:tcBorders>
          </w:tcPr>
          <w:p w14:paraId="007EBBE2" w14:textId="77777777" w:rsidR="007937D9" w:rsidRDefault="00000000">
            <w:r>
              <w:rPr>
                <w:sz w:val="18"/>
              </w:rPr>
              <w:t>Amendment events only: amount added; negative if reduced</w:t>
            </w:r>
          </w:p>
        </w:tc>
        <w:tc>
          <w:tcPr>
            <w:tcW w:w="2016" w:type="dxa"/>
            <w:tcBorders>
              <w:top w:val="single" w:sz="4" w:space="0" w:color="999999"/>
              <w:left w:val="single" w:sz="4" w:space="0" w:color="999999"/>
              <w:bottom w:val="single" w:sz="4" w:space="0" w:color="999999"/>
              <w:right w:val="single" w:sz="4" w:space="0" w:color="999999"/>
            </w:tcBorders>
          </w:tcPr>
          <w:p w14:paraId="18FA6F6C" w14:textId="77777777" w:rsidR="007937D9" w:rsidRDefault="007937D9"/>
        </w:tc>
      </w:tr>
      <w:tr w:rsidR="007937D9" w14:paraId="7FE3CE3C"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10E0179F" w14:textId="77777777" w:rsidR="007937D9" w:rsidRDefault="00000000">
            <w:r>
              <w:rPr>
                <w:sz w:val="18"/>
              </w:rPr>
              <w:t>New_Contract_Value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7FF6DC2A" w14:textId="77777777" w:rsidR="007937D9" w:rsidRDefault="00000000">
            <w:r>
              <w:rPr>
                <w:sz w:val="18"/>
              </w:rPr>
              <w:t>Currency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3C693A4F" w14:textId="77777777" w:rsidR="007937D9" w:rsidRDefault="00000000">
            <w:r>
              <w:rPr>
                <w:sz w:val="18"/>
              </w:rPr>
              <w:t>Amendment events only: updated Contract_Value; update Contracts.Contract_Value to match</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2BEEB6B3" w14:textId="77777777" w:rsidR="007937D9" w:rsidRDefault="007937D9"/>
        </w:tc>
      </w:tr>
      <w:tr w:rsidR="007937D9" w14:paraId="0A63EB23" w14:textId="77777777">
        <w:tc>
          <w:tcPr>
            <w:tcW w:w="2160" w:type="dxa"/>
            <w:tcBorders>
              <w:top w:val="single" w:sz="4" w:space="0" w:color="999999"/>
              <w:left w:val="single" w:sz="4" w:space="0" w:color="999999"/>
              <w:bottom w:val="single" w:sz="4" w:space="0" w:color="999999"/>
              <w:right w:val="single" w:sz="4" w:space="0" w:color="999999"/>
            </w:tcBorders>
          </w:tcPr>
          <w:p w14:paraId="616BD280" w14:textId="77777777" w:rsidR="007937D9" w:rsidRDefault="00000000">
            <w:r>
              <w:rPr>
                <w:sz w:val="18"/>
              </w:rPr>
              <w:t>Previous_Name</w:t>
            </w:r>
          </w:p>
        </w:tc>
        <w:tc>
          <w:tcPr>
            <w:tcW w:w="1584" w:type="dxa"/>
            <w:tcBorders>
              <w:top w:val="single" w:sz="4" w:space="0" w:color="999999"/>
              <w:left w:val="single" w:sz="4" w:space="0" w:color="999999"/>
              <w:bottom w:val="single" w:sz="4" w:space="0" w:color="999999"/>
              <w:right w:val="single" w:sz="4" w:space="0" w:color="999999"/>
            </w:tcBorders>
          </w:tcPr>
          <w:p w14:paraId="00775856"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tcPr>
          <w:p w14:paraId="7D849AEE" w14:textId="77777777" w:rsidR="007937D9" w:rsidRDefault="00000000">
            <w:r>
              <w:rPr>
                <w:sz w:val="18"/>
              </w:rPr>
              <w:t>Name Change events only: name before this change</w:t>
            </w:r>
          </w:p>
        </w:tc>
        <w:tc>
          <w:tcPr>
            <w:tcW w:w="2016" w:type="dxa"/>
            <w:tcBorders>
              <w:top w:val="single" w:sz="4" w:space="0" w:color="999999"/>
              <w:left w:val="single" w:sz="4" w:space="0" w:color="999999"/>
              <w:bottom w:val="single" w:sz="4" w:space="0" w:color="999999"/>
              <w:right w:val="single" w:sz="4" w:space="0" w:color="999999"/>
            </w:tcBorders>
          </w:tcPr>
          <w:p w14:paraId="6338856F" w14:textId="77777777" w:rsidR="007937D9" w:rsidRDefault="007937D9"/>
        </w:tc>
      </w:tr>
      <w:tr w:rsidR="007937D9" w14:paraId="02C04778"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36406233" w14:textId="77777777" w:rsidR="007937D9" w:rsidRDefault="00000000">
            <w:r>
              <w:rPr>
                <w:sz w:val="18"/>
              </w:rPr>
              <w:t>New_Name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5F04191D"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3B445E87" w14:textId="77777777" w:rsidR="007937D9" w:rsidRDefault="00000000">
            <w:r>
              <w:rPr>
                <w:sz w:val="18"/>
              </w:rPr>
              <w:t>Name Change events only: new name; update Communities.Community_Name to match</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48EB3796" w14:textId="77777777" w:rsidR="007937D9" w:rsidRDefault="007937D9"/>
        </w:tc>
      </w:tr>
    </w:tbl>
    <w:p w14:paraId="25826F22" w14:textId="77777777" w:rsidR="007937D9" w:rsidRDefault="007937D9"/>
    <w:p w14:paraId="17EE2919" w14:textId="0EB51808" w:rsidR="007937D9" w:rsidRDefault="00000000">
      <w:pPr>
        <w:pStyle w:val="Heading2"/>
      </w:pPr>
      <w:bookmarkStart w:id="39" w:name="_Toc230083197"/>
      <w:proofErr w:type="gramStart"/>
      <w:r>
        <w:t>3.1</w:t>
      </w:r>
      <w:r w:rsidR="00B803D9">
        <w:t>8</w:t>
      </w:r>
      <w:r>
        <w:t xml:space="preserve">  </w:t>
      </w:r>
      <w:proofErr w:type="spellStart"/>
      <w:r>
        <w:t>Activity</w:t>
      </w:r>
      <w:proofErr w:type="gramEnd"/>
      <w:r>
        <w:t>_Family_Registry</w:t>
      </w:r>
      <w:bookmarkEnd w:id="39"/>
      <w:proofErr w:type="spellEnd"/>
    </w:p>
    <w:p w14:paraId="17DA68A6" w14:textId="7198730F" w:rsidR="007937D9" w:rsidRDefault="00000000">
      <w:r>
        <w:rPr>
          <w:i/>
        </w:rPr>
        <w:t>Approved program activities from each contract’s Schedule A. One row per activity family per contract.</w:t>
      </w:r>
      <w:r w:rsidR="00947491">
        <w:rPr>
          <w:i/>
        </w:rPr>
        <w:t xml:space="preserve"> </w:t>
      </w:r>
      <w:r w:rsidR="00947491" w:rsidRPr="00947491">
        <w:rPr>
          <w:i/>
        </w:rPr>
        <w:t xml:space="preserve">Attribute tagging via native </w:t>
      </w:r>
      <w:proofErr w:type="gramStart"/>
      <w:r w:rsidR="00947491" w:rsidRPr="00947491">
        <w:rPr>
          <w:i/>
        </w:rPr>
        <w:t>N:N</w:t>
      </w:r>
      <w:proofErr w:type="gramEnd"/>
      <w:r w:rsidR="00947491" w:rsidRPr="00947491">
        <w:rPr>
          <w:i/>
        </w:rPr>
        <w:t xml:space="preserve"> relationship with </w:t>
      </w:r>
      <w:proofErr w:type="spellStart"/>
      <w:r w:rsidR="00947491" w:rsidRPr="00947491">
        <w:rPr>
          <w:i/>
        </w:rPr>
        <w:t>Attribute_Registry</w:t>
      </w:r>
      <w:proofErr w:type="spellEnd"/>
      <w:r w:rsidR="00947491" w:rsidRPr="00947491">
        <w:rPr>
          <w:i/>
        </w:rPr>
        <w:t xml:space="preserve"> (see Section 2.3)</w:t>
      </w:r>
      <w:r w:rsidR="00947491">
        <w:rPr>
          <w:i/>
        </w:rPr>
        <w:t>.</w:t>
      </w:r>
    </w:p>
    <w:tbl>
      <w:tblPr>
        <w:tblStyle w:val="TableGrid"/>
        <w:tblW w:w="0" w:type="auto"/>
        <w:tblLook w:val="04A0" w:firstRow="1" w:lastRow="0" w:firstColumn="1" w:lastColumn="0" w:noHBand="0" w:noVBand="1"/>
      </w:tblPr>
      <w:tblGrid>
        <w:gridCol w:w="2090"/>
        <w:gridCol w:w="1424"/>
        <w:gridCol w:w="3631"/>
        <w:gridCol w:w="2205"/>
      </w:tblGrid>
      <w:tr w:rsidR="007937D9" w14:paraId="6F421AAD"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30ED5DF4"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1D3A3595"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5D2643BC"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20015C64" w14:textId="77777777" w:rsidR="007937D9" w:rsidRDefault="00000000">
            <w:pPr>
              <w:jc w:val="center"/>
            </w:pPr>
            <w:r>
              <w:rPr>
                <w:b/>
                <w:color w:val="FFFFFF"/>
                <w:sz w:val="18"/>
              </w:rPr>
              <w:t>Old Masterfile Equivalent</w:t>
            </w:r>
          </w:p>
        </w:tc>
      </w:tr>
      <w:tr w:rsidR="007937D9" w14:paraId="634D5F52" w14:textId="77777777">
        <w:tc>
          <w:tcPr>
            <w:tcW w:w="2160" w:type="dxa"/>
            <w:tcBorders>
              <w:top w:val="single" w:sz="4" w:space="0" w:color="999999"/>
              <w:left w:val="single" w:sz="4" w:space="0" w:color="999999"/>
              <w:bottom w:val="single" w:sz="4" w:space="0" w:color="999999"/>
              <w:right w:val="single" w:sz="4" w:space="0" w:color="999999"/>
            </w:tcBorders>
          </w:tcPr>
          <w:p w14:paraId="56066172" w14:textId="77777777" w:rsidR="007937D9" w:rsidRDefault="00000000">
            <w:r>
              <w:rPr>
                <w:sz w:val="18"/>
              </w:rPr>
              <w:t>Contract_ID</w:t>
            </w:r>
          </w:p>
        </w:tc>
        <w:tc>
          <w:tcPr>
            <w:tcW w:w="1584" w:type="dxa"/>
            <w:tcBorders>
              <w:top w:val="single" w:sz="4" w:space="0" w:color="999999"/>
              <w:left w:val="single" w:sz="4" w:space="0" w:color="999999"/>
              <w:bottom w:val="single" w:sz="4" w:space="0" w:color="999999"/>
              <w:right w:val="single" w:sz="4" w:space="0" w:color="999999"/>
            </w:tcBorders>
          </w:tcPr>
          <w:p w14:paraId="4DD54355" w14:textId="71FD58FD"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0984E375" w14:textId="77777777" w:rsidR="007937D9" w:rsidRDefault="00000000">
            <w:r>
              <w:rPr>
                <w:sz w:val="18"/>
              </w:rPr>
              <w:t>→ Contracts; required</w:t>
            </w:r>
          </w:p>
        </w:tc>
        <w:tc>
          <w:tcPr>
            <w:tcW w:w="2016" w:type="dxa"/>
            <w:tcBorders>
              <w:top w:val="single" w:sz="4" w:space="0" w:color="999999"/>
              <w:left w:val="single" w:sz="4" w:space="0" w:color="999999"/>
              <w:bottom w:val="single" w:sz="4" w:space="0" w:color="999999"/>
              <w:right w:val="single" w:sz="4" w:space="0" w:color="999999"/>
            </w:tcBorders>
          </w:tcPr>
          <w:p w14:paraId="4A16AF3C" w14:textId="77777777" w:rsidR="007937D9" w:rsidRDefault="007937D9"/>
        </w:tc>
      </w:tr>
      <w:tr w:rsidR="007937D9" w14:paraId="4FCFEB09"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2A4EB46B" w14:textId="77777777" w:rsidR="007937D9" w:rsidRDefault="00000000">
            <w:commentRangeStart w:id="40"/>
            <w:r>
              <w:rPr>
                <w:sz w:val="18"/>
              </w:rPr>
              <w:t>Activity_Family_Code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286C285E"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58555A2A" w14:textId="77777777" w:rsidR="007937D9" w:rsidRDefault="00000000">
            <w:r>
              <w:rPr>
                <w:sz w:val="18"/>
              </w:rPr>
              <w:t>Human-readable shortcode e.g. SK-AF-01; unique within contract; staff-facing identifier — not a join key</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5D70EA0D" w14:textId="77777777" w:rsidR="007937D9" w:rsidRDefault="00000000">
            <w:proofErr w:type="spellStart"/>
            <w:r>
              <w:rPr>
                <w:sz w:val="18"/>
              </w:rPr>
              <w:t>Activity_Family_Code</w:t>
            </w:r>
            <w:commentRangeEnd w:id="40"/>
            <w:proofErr w:type="spellEnd"/>
            <w:r w:rsidR="00A1551A">
              <w:rPr>
                <w:rStyle w:val="CommentReference"/>
              </w:rPr>
              <w:commentReference w:id="40"/>
            </w:r>
          </w:p>
        </w:tc>
      </w:tr>
      <w:tr w:rsidR="007937D9" w14:paraId="3861AAA8" w14:textId="77777777">
        <w:tc>
          <w:tcPr>
            <w:tcW w:w="2160" w:type="dxa"/>
            <w:tcBorders>
              <w:top w:val="single" w:sz="4" w:space="0" w:color="999999"/>
              <w:left w:val="single" w:sz="4" w:space="0" w:color="999999"/>
              <w:bottom w:val="single" w:sz="4" w:space="0" w:color="999999"/>
              <w:right w:val="single" w:sz="4" w:space="0" w:color="999999"/>
            </w:tcBorders>
          </w:tcPr>
          <w:p w14:paraId="76788AD6" w14:textId="77777777" w:rsidR="007937D9" w:rsidRDefault="00000000">
            <w:r>
              <w:rPr>
                <w:sz w:val="18"/>
              </w:rPr>
              <w:t>Activity_Family_Name</w:t>
            </w:r>
          </w:p>
        </w:tc>
        <w:tc>
          <w:tcPr>
            <w:tcW w:w="1584" w:type="dxa"/>
            <w:tcBorders>
              <w:top w:val="single" w:sz="4" w:space="0" w:color="999999"/>
              <w:left w:val="single" w:sz="4" w:space="0" w:color="999999"/>
              <w:bottom w:val="single" w:sz="4" w:space="0" w:color="999999"/>
              <w:right w:val="single" w:sz="4" w:space="0" w:color="999999"/>
            </w:tcBorders>
          </w:tcPr>
          <w:p w14:paraId="09733A64"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tcPr>
          <w:p w14:paraId="2493D18A" w14:textId="77777777" w:rsidR="007937D9" w:rsidRDefault="00000000">
            <w:r>
              <w:rPr>
                <w:sz w:val="18"/>
              </w:rPr>
              <w:t>Full name as it appears in the Schedule A</w:t>
            </w:r>
          </w:p>
        </w:tc>
        <w:tc>
          <w:tcPr>
            <w:tcW w:w="2016" w:type="dxa"/>
            <w:tcBorders>
              <w:top w:val="single" w:sz="4" w:space="0" w:color="999999"/>
              <w:left w:val="single" w:sz="4" w:space="0" w:color="999999"/>
              <w:bottom w:val="single" w:sz="4" w:space="0" w:color="999999"/>
              <w:right w:val="single" w:sz="4" w:space="0" w:color="999999"/>
            </w:tcBorders>
          </w:tcPr>
          <w:p w14:paraId="55DA7259" w14:textId="77777777" w:rsidR="007937D9" w:rsidRDefault="00000000">
            <w:r>
              <w:rPr>
                <w:sz w:val="18"/>
              </w:rPr>
              <w:t>Activity_Family_Name</w:t>
            </w:r>
          </w:p>
        </w:tc>
      </w:tr>
      <w:tr w:rsidR="007937D9" w14:paraId="6AB97F27"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15DCBF35" w14:textId="77777777" w:rsidR="007937D9" w:rsidRDefault="00000000">
            <w:r>
              <w:rPr>
                <w:sz w:val="18"/>
              </w:rPr>
              <w:t>Activity_Description</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50A0155E" w14:textId="10F1901F"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28608B12" w14:textId="7D63C1C3" w:rsidR="007937D9" w:rsidRDefault="00000000">
            <w:r>
              <w:rPr>
                <w:sz w:val="18"/>
              </w:rPr>
              <w:t xml:space="preserve">Full description from Schedule A; paste directly. Searchable via </w:t>
            </w:r>
            <w:r w:rsidR="00CD3101">
              <w:rPr>
                <w:sz w:val="18"/>
              </w:rPr>
              <w:t>Dataverse search</w:t>
            </w:r>
            <w:r>
              <w:rPr>
                <w:sz w:val="18"/>
              </w:rPr>
              <w:t>.</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1AC3F5CD" w14:textId="77777777" w:rsidR="007937D9" w:rsidRDefault="007937D9"/>
        </w:tc>
      </w:tr>
      <w:tr w:rsidR="007937D9" w14:paraId="5043C83C" w14:textId="77777777">
        <w:tc>
          <w:tcPr>
            <w:tcW w:w="2160" w:type="dxa"/>
            <w:tcBorders>
              <w:top w:val="single" w:sz="4" w:space="0" w:color="999999"/>
              <w:left w:val="single" w:sz="4" w:space="0" w:color="999999"/>
              <w:bottom w:val="single" w:sz="4" w:space="0" w:color="999999"/>
              <w:right w:val="single" w:sz="4" w:space="0" w:color="999999"/>
            </w:tcBorders>
          </w:tcPr>
          <w:p w14:paraId="694FF885" w14:textId="77777777" w:rsidR="007937D9" w:rsidRDefault="00000000">
            <w:r>
              <w:rPr>
                <w:sz w:val="18"/>
              </w:rPr>
              <w:t>Budget_Total</w:t>
            </w:r>
          </w:p>
        </w:tc>
        <w:tc>
          <w:tcPr>
            <w:tcW w:w="1584" w:type="dxa"/>
            <w:tcBorders>
              <w:top w:val="single" w:sz="4" w:space="0" w:color="999999"/>
              <w:left w:val="single" w:sz="4" w:space="0" w:color="999999"/>
              <w:bottom w:val="single" w:sz="4" w:space="0" w:color="999999"/>
              <w:right w:val="single" w:sz="4" w:space="0" w:color="999999"/>
            </w:tcBorders>
          </w:tcPr>
          <w:p w14:paraId="3BFE0219" w14:textId="77777777" w:rsidR="007937D9" w:rsidRDefault="00000000">
            <w:r>
              <w:rPr>
                <w:sz w:val="18"/>
              </w:rPr>
              <w:t>Currency</w:t>
            </w:r>
          </w:p>
        </w:tc>
        <w:tc>
          <w:tcPr>
            <w:tcW w:w="4320" w:type="dxa"/>
            <w:tcBorders>
              <w:top w:val="single" w:sz="4" w:space="0" w:color="999999"/>
              <w:left w:val="single" w:sz="4" w:space="0" w:color="999999"/>
              <w:bottom w:val="single" w:sz="4" w:space="0" w:color="999999"/>
              <w:right w:val="single" w:sz="4" w:space="0" w:color="999999"/>
            </w:tcBorders>
          </w:tcPr>
          <w:p w14:paraId="1AA3559F" w14:textId="77777777" w:rsidR="007937D9" w:rsidRDefault="00000000">
            <w:r>
              <w:rPr>
                <w:sz w:val="18"/>
              </w:rPr>
              <w:t>Total budget for this activity over the contract term</w:t>
            </w:r>
          </w:p>
        </w:tc>
        <w:tc>
          <w:tcPr>
            <w:tcW w:w="2016" w:type="dxa"/>
            <w:tcBorders>
              <w:top w:val="single" w:sz="4" w:space="0" w:color="999999"/>
              <w:left w:val="single" w:sz="4" w:space="0" w:color="999999"/>
              <w:bottom w:val="single" w:sz="4" w:space="0" w:color="999999"/>
              <w:right w:val="single" w:sz="4" w:space="0" w:color="999999"/>
            </w:tcBorders>
          </w:tcPr>
          <w:p w14:paraId="071874C1" w14:textId="77777777" w:rsidR="007937D9" w:rsidRDefault="007937D9"/>
        </w:tc>
      </w:tr>
      <w:tr w:rsidR="007937D9" w14:paraId="4026DFD0"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53658182" w14:textId="77777777" w:rsidR="007937D9" w:rsidRDefault="00000000">
            <w:r>
              <w:rPr>
                <w:sz w:val="18"/>
              </w:rPr>
              <w:t>Budget_Notes</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78263EA7" w14:textId="189A0B2C"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6E3E721E" w14:textId="77777777" w:rsidR="007937D9" w:rsidRDefault="00000000">
            <w:r>
              <w:rPr>
                <w:sz w:val="18"/>
              </w:rPr>
              <w:t>Year-specific variations or amendment notes</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6CACE700" w14:textId="77777777" w:rsidR="007937D9" w:rsidRDefault="007937D9"/>
        </w:tc>
      </w:tr>
      <w:tr w:rsidR="007937D9" w14:paraId="7161E19A" w14:textId="77777777">
        <w:tc>
          <w:tcPr>
            <w:tcW w:w="2160" w:type="dxa"/>
            <w:tcBorders>
              <w:top w:val="single" w:sz="4" w:space="0" w:color="999999"/>
              <w:left w:val="single" w:sz="4" w:space="0" w:color="999999"/>
              <w:bottom w:val="single" w:sz="4" w:space="0" w:color="999999"/>
              <w:right w:val="single" w:sz="4" w:space="0" w:color="999999"/>
            </w:tcBorders>
          </w:tcPr>
          <w:p w14:paraId="2E650F4C" w14:textId="77777777" w:rsidR="007937D9" w:rsidRDefault="00000000">
            <w:r>
              <w:rPr>
                <w:sz w:val="18"/>
              </w:rPr>
              <w:t>Active_Flag</w:t>
            </w:r>
          </w:p>
        </w:tc>
        <w:tc>
          <w:tcPr>
            <w:tcW w:w="1584" w:type="dxa"/>
            <w:tcBorders>
              <w:top w:val="single" w:sz="4" w:space="0" w:color="999999"/>
              <w:left w:val="single" w:sz="4" w:space="0" w:color="999999"/>
              <w:bottom w:val="single" w:sz="4" w:space="0" w:color="999999"/>
              <w:right w:val="single" w:sz="4" w:space="0" w:color="999999"/>
            </w:tcBorders>
          </w:tcPr>
          <w:p w14:paraId="76089D30" w14:textId="7B2BF2DD" w:rsidR="007937D9" w:rsidRDefault="00B336D5">
            <w:r>
              <w:rPr>
                <w:sz w:val="18"/>
              </w:rPr>
              <w:t>Two Options</w:t>
            </w:r>
          </w:p>
        </w:tc>
        <w:tc>
          <w:tcPr>
            <w:tcW w:w="4320" w:type="dxa"/>
            <w:tcBorders>
              <w:top w:val="single" w:sz="4" w:space="0" w:color="999999"/>
              <w:left w:val="single" w:sz="4" w:space="0" w:color="999999"/>
              <w:bottom w:val="single" w:sz="4" w:space="0" w:color="999999"/>
              <w:right w:val="single" w:sz="4" w:space="0" w:color="999999"/>
            </w:tcBorders>
          </w:tcPr>
          <w:p w14:paraId="43833EB0" w14:textId="77777777" w:rsidR="007937D9" w:rsidRDefault="00000000">
            <w:r>
              <w:rPr>
                <w:sz w:val="18"/>
              </w:rPr>
              <w:t>Deactivation logged in Admin_Events with Event_Type = Activity Deactivated</w:t>
            </w:r>
          </w:p>
        </w:tc>
        <w:tc>
          <w:tcPr>
            <w:tcW w:w="2016" w:type="dxa"/>
            <w:tcBorders>
              <w:top w:val="single" w:sz="4" w:space="0" w:color="999999"/>
              <w:left w:val="single" w:sz="4" w:space="0" w:color="999999"/>
              <w:bottom w:val="single" w:sz="4" w:space="0" w:color="999999"/>
              <w:right w:val="single" w:sz="4" w:space="0" w:color="999999"/>
            </w:tcBorders>
          </w:tcPr>
          <w:p w14:paraId="1D08B058" w14:textId="77777777" w:rsidR="007937D9" w:rsidRDefault="00000000">
            <w:r>
              <w:rPr>
                <w:sz w:val="18"/>
              </w:rPr>
              <w:t>Active_Flag</w:t>
            </w:r>
          </w:p>
        </w:tc>
      </w:tr>
      <w:tr w:rsidR="007937D9" w14:paraId="4C81E2CE"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5318D5A4" w14:textId="77777777" w:rsidR="007937D9" w:rsidRDefault="00000000">
            <w:r>
              <w:rPr>
                <w:sz w:val="18"/>
              </w:rPr>
              <w:t>Notes</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7AC8E8CA" w14:textId="0E74011F"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08978306"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378A378D" w14:textId="77777777" w:rsidR="007937D9" w:rsidRDefault="00000000">
            <w:r>
              <w:rPr>
                <w:sz w:val="18"/>
              </w:rPr>
              <w:t>Notes</w:t>
            </w:r>
          </w:p>
        </w:tc>
      </w:tr>
    </w:tbl>
    <w:p w14:paraId="73F9E728" w14:textId="77777777" w:rsidR="007937D9" w:rsidRDefault="007937D9"/>
    <w:p w14:paraId="5525E430" w14:textId="33DE4A47" w:rsidR="007937D9" w:rsidRDefault="00000000">
      <w:pPr>
        <w:pStyle w:val="Heading2"/>
      </w:pPr>
      <w:bookmarkStart w:id="41" w:name="_Toc230083198"/>
      <w:proofErr w:type="gramStart"/>
      <w:r>
        <w:t>3.</w:t>
      </w:r>
      <w:r w:rsidR="00A207FB">
        <w:t>19</w:t>
      </w:r>
      <w:r>
        <w:t xml:space="preserve">  </w:t>
      </w:r>
      <w:proofErr w:type="spellStart"/>
      <w:r>
        <w:t>CoP</w:t>
      </w:r>
      <w:proofErr w:type="gramEnd"/>
      <w:r>
        <w:t>_Sessions</w:t>
      </w:r>
      <w:bookmarkEnd w:id="41"/>
      <w:proofErr w:type="spellEnd"/>
    </w:p>
    <w:p w14:paraId="5D152171" w14:textId="77D05882" w:rsidR="007937D9" w:rsidRDefault="00000000">
      <w:r>
        <w:rPr>
          <w:i/>
        </w:rPr>
        <w:t>Log of Honouring Life Community of Practice sessions. One row per meeting.</w:t>
      </w:r>
    </w:p>
    <w:tbl>
      <w:tblPr>
        <w:tblStyle w:val="TableGrid"/>
        <w:tblW w:w="0" w:type="auto"/>
        <w:tblLook w:val="04A0" w:firstRow="1" w:lastRow="0" w:firstColumn="1" w:lastColumn="0" w:noHBand="0" w:noVBand="1"/>
      </w:tblPr>
      <w:tblGrid>
        <w:gridCol w:w="2068"/>
        <w:gridCol w:w="1492"/>
        <w:gridCol w:w="3906"/>
        <w:gridCol w:w="1884"/>
      </w:tblGrid>
      <w:tr w:rsidR="007937D9" w14:paraId="4BBA21AC"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0EB0E729"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33A0D415"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3BF4E858"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3D825315" w14:textId="77777777" w:rsidR="007937D9" w:rsidRDefault="00000000">
            <w:pPr>
              <w:jc w:val="center"/>
            </w:pPr>
            <w:r>
              <w:rPr>
                <w:b/>
                <w:color w:val="FFFFFF"/>
                <w:sz w:val="18"/>
              </w:rPr>
              <w:t>Old Masterfile Equivalent</w:t>
            </w:r>
          </w:p>
        </w:tc>
      </w:tr>
      <w:tr w:rsidR="007937D9" w14:paraId="30F0F816" w14:textId="77777777">
        <w:tc>
          <w:tcPr>
            <w:tcW w:w="2160" w:type="dxa"/>
            <w:tcBorders>
              <w:top w:val="single" w:sz="4" w:space="0" w:color="999999"/>
              <w:left w:val="single" w:sz="4" w:space="0" w:color="999999"/>
              <w:bottom w:val="single" w:sz="4" w:space="0" w:color="999999"/>
              <w:right w:val="single" w:sz="4" w:space="0" w:color="999999"/>
            </w:tcBorders>
          </w:tcPr>
          <w:p w14:paraId="3EAAA38B" w14:textId="77777777" w:rsidR="007937D9" w:rsidRDefault="00000000">
            <w:r>
              <w:rPr>
                <w:sz w:val="18"/>
              </w:rPr>
              <w:t>Session_Date</w:t>
            </w:r>
          </w:p>
        </w:tc>
        <w:tc>
          <w:tcPr>
            <w:tcW w:w="1584" w:type="dxa"/>
            <w:tcBorders>
              <w:top w:val="single" w:sz="4" w:space="0" w:color="999999"/>
              <w:left w:val="single" w:sz="4" w:space="0" w:color="999999"/>
              <w:bottom w:val="single" w:sz="4" w:space="0" w:color="999999"/>
              <w:right w:val="single" w:sz="4" w:space="0" w:color="999999"/>
            </w:tcBorders>
          </w:tcPr>
          <w:p w14:paraId="3350E017" w14:textId="75CF60E1"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tcPr>
          <w:p w14:paraId="40B1AEF8" w14:textId="77777777" w:rsidR="007937D9" w:rsidRDefault="00000000">
            <w:r>
              <w:rPr>
                <w:sz w:val="18"/>
              </w:rPr>
              <w:t>Date of the CoP session</w:t>
            </w:r>
          </w:p>
        </w:tc>
        <w:tc>
          <w:tcPr>
            <w:tcW w:w="2016" w:type="dxa"/>
            <w:tcBorders>
              <w:top w:val="single" w:sz="4" w:space="0" w:color="999999"/>
              <w:left w:val="single" w:sz="4" w:space="0" w:color="999999"/>
              <w:bottom w:val="single" w:sz="4" w:space="0" w:color="999999"/>
              <w:right w:val="single" w:sz="4" w:space="0" w:color="999999"/>
            </w:tcBorders>
          </w:tcPr>
          <w:p w14:paraId="7B92270C" w14:textId="77777777" w:rsidR="007937D9" w:rsidRDefault="007937D9"/>
        </w:tc>
      </w:tr>
      <w:tr w:rsidR="007937D9" w14:paraId="7E2C6866"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276A403B" w14:textId="77777777" w:rsidR="007937D9" w:rsidRDefault="00000000">
            <w:r>
              <w:rPr>
                <w:sz w:val="18"/>
              </w:rPr>
              <w:t>Session_Number</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322EE1EA" w14:textId="2AE26959" w:rsidR="007937D9" w:rsidRDefault="00CD3101">
            <w:r>
              <w:rPr>
                <w:sz w:val="18"/>
              </w:rPr>
              <w:t>Whole Number</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4B9D969D" w14:textId="77777777" w:rsidR="007937D9" w:rsidRDefault="00000000">
            <w:r>
              <w:rPr>
                <w:sz w:val="18"/>
              </w:rPr>
              <w:t>Sequential session number for the program year</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77A7DF3F" w14:textId="77777777" w:rsidR="007937D9" w:rsidRDefault="007937D9"/>
        </w:tc>
      </w:tr>
      <w:tr w:rsidR="007937D9" w14:paraId="7C02B476" w14:textId="77777777">
        <w:tc>
          <w:tcPr>
            <w:tcW w:w="2160" w:type="dxa"/>
            <w:tcBorders>
              <w:top w:val="single" w:sz="4" w:space="0" w:color="999999"/>
              <w:left w:val="single" w:sz="4" w:space="0" w:color="999999"/>
              <w:bottom w:val="single" w:sz="4" w:space="0" w:color="999999"/>
              <w:right w:val="single" w:sz="4" w:space="0" w:color="999999"/>
            </w:tcBorders>
          </w:tcPr>
          <w:p w14:paraId="08ADFC48" w14:textId="77777777" w:rsidR="007937D9" w:rsidRDefault="00000000">
            <w:r>
              <w:rPr>
                <w:sz w:val="18"/>
              </w:rPr>
              <w:t>Fiscal_Year_ID</w:t>
            </w:r>
          </w:p>
        </w:tc>
        <w:tc>
          <w:tcPr>
            <w:tcW w:w="1584" w:type="dxa"/>
            <w:tcBorders>
              <w:top w:val="single" w:sz="4" w:space="0" w:color="999999"/>
              <w:left w:val="single" w:sz="4" w:space="0" w:color="999999"/>
              <w:bottom w:val="single" w:sz="4" w:space="0" w:color="999999"/>
              <w:right w:val="single" w:sz="4" w:space="0" w:color="999999"/>
            </w:tcBorders>
          </w:tcPr>
          <w:p w14:paraId="15B406F0" w14:textId="0E73DC05"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367AE22E" w14:textId="77777777" w:rsidR="007937D9" w:rsidRDefault="00000000">
            <w:r>
              <w:rPr>
                <w:sz w:val="18"/>
              </w:rPr>
              <w:t>→ Fiscal_Years; required</w:t>
            </w:r>
          </w:p>
        </w:tc>
        <w:tc>
          <w:tcPr>
            <w:tcW w:w="2016" w:type="dxa"/>
            <w:tcBorders>
              <w:top w:val="single" w:sz="4" w:space="0" w:color="999999"/>
              <w:left w:val="single" w:sz="4" w:space="0" w:color="999999"/>
              <w:bottom w:val="single" w:sz="4" w:space="0" w:color="999999"/>
              <w:right w:val="single" w:sz="4" w:space="0" w:color="999999"/>
            </w:tcBorders>
          </w:tcPr>
          <w:p w14:paraId="2343D302" w14:textId="77777777" w:rsidR="007937D9" w:rsidRDefault="007937D9"/>
        </w:tc>
      </w:tr>
      <w:tr w:rsidR="007937D9" w14:paraId="09F382CB"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0ED210AD" w14:textId="77777777" w:rsidR="007937D9" w:rsidRDefault="00000000">
            <w:r>
              <w:rPr>
                <w:sz w:val="18"/>
              </w:rPr>
              <w:t>Topic_or_Theme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2BD66F6D"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5C7D7360" w14:textId="77777777" w:rsidR="007937D9" w:rsidRDefault="00000000">
            <w:r>
              <w:rPr>
                <w:sz w:val="18"/>
              </w:rPr>
              <w:t>Main topic or theme</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53C00E5A" w14:textId="77777777" w:rsidR="007937D9" w:rsidRDefault="007937D9"/>
        </w:tc>
      </w:tr>
      <w:tr w:rsidR="007937D9" w14:paraId="64308AEB" w14:textId="77777777">
        <w:tc>
          <w:tcPr>
            <w:tcW w:w="2160" w:type="dxa"/>
            <w:tcBorders>
              <w:top w:val="single" w:sz="4" w:space="0" w:color="999999"/>
              <w:left w:val="single" w:sz="4" w:space="0" w:color="999999"/>
              <w:bottom w:val="single" w:sz="4" w:space="0" w:color="999999"/>
              <w:right w:val="single" w:sz="4" w:space="0" w:color="999999"/>
            </w:tcBorders>
          </w:tcPr>
          <w:p w14:paraId="5DED4F08" w14:textId="77777777" w:rsidR="007937D9" w:rsidRDefault="00000000">
            <w:r>
              <w:rPr>
                <w:sz w:val="18"/>
              </w:rPr>
              <w:t>Facilitator</w:t>
            </w:r>
          </w:p>
        </w:tc>
        <w:tc>
          <w:tcPr>
            <w:tcW w:w="1584" w:type="dxa"/>
            <w:tcBorders>
              <w:top w:val="single" w:sz="4" w:space="0" w:color="999999"/>
              <w:left w:val="single" w:sz="4" w:space="0" w:color="999999"/>
              <w:bottom w:val="single" w:sz="4" w:space="0" w:color="999999"/>
              <w:right w:val="single" w:sz="4" w:space="0" w:color="999999"/>
            </w:tcBorders>
          </w:tcPr>
          <w:p w14:paraId="73FDC2F7"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tcPr>
          <w:p w14:paraId="692D6E7F" w14:textId="77777777" w:rsidR="007937D9" w:rsidRDefault="00000000">
            <w:r>
              <w:rPr>
                <w:sz w:val="18"/>
              </w:rPr>
              <w:t>Name of the session facilitator</w:t>
            </w:r>
          </w:p>
        </w:tc>
        <w:tc>
          <w:tcPr>
            <w:tcW w:w="2016" w:type="dxa"/>
            <w:tcBorders>
              <w:top w:val="single" w:sz="4" w:space="0" w:color="999999"/>
              <w:left w:val="single" w:sz="4" w:space="0" w:color="999999"/>
              <w:bottom w:val="single" w:sz="4" w:space="0" w:color="999999"/>
              <w:right w:val="single" w:sz="4" w:space="0" w:color="999999"/>
            </w:tcBorders>
          </w:tcPr>
          <w:p w14:paraId="0EF4E637" w14:textId="77777777" w:rsidR="007937D9" w:rsidRDefault="007937D9"/>
        </w:tc>
      </w:tr>
      <w:tr w:rsidR="007937D9" w14:paraId="577FDD01"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354E4964" w14:textId="77777777" w:rsidR="007937D9" w:rsidRDefault="00000000">
            <w:r>
              <w:rPr>
                <w:sz w:val="18"/>
              </w:rPr>
              <w:t>Notes</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17624A03" w14:textId="3F3B5223"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30BE0FE9" w14:textId="77777777" w:rsidR="007937D9" w:rsidRDefault="00000000">
            <w:r>
              <w:rPr>
                <w:sz w:val="18"/>
              </w:rPr>
              <w:t>Session notes or summary</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067527AD" w14:textId="77777777" w:rsidR="007937D9" w:rsidRDefault="007937D9"/>
        </w:tc>
      </w:tr>
    </w:tbl>
    <w:p w14:paraId="5F4E624D" w14:textId="77777777" w:rsidR="007937D9" w:rsidRDefault="007937D9"/>
    <w:p w14:paraId="5D1E163D" w14:textId="240ACE02" w:rsidR="007937D9" w:rsidRDefault="00000000">
      <w:pPr>
        <w:pStyle w:val="Heading2"/>
      </w:pPr>
      <w:bookmarkStart w:id="42" w:name="_Toc230083199"/>
      <w:proofErr w:type="gramStart"/>
      <w:r>
        <w:t>3.2</w:t>
      </w:r>
      <w:r w:rsidR="00A207FB">
        <w:t>0</w:t>
      </w:r>
      <w:r>
        <w:t xml:space="preserve">  </w:t>
      </w:r>
      <w:proofErr w:type="spellStart"/>
      <w:r>
        <w:t>CoP</w:t>
      </w:r>
      <w:proofErr w:type="gramEnd"/>
      <w:r>
        <w:t>_Attendance</w:t>
      </w:r>
      <w:bookmarkEnd w:id="42"/>
      <w:proofErr w:type="spellEnd"/>
    </w:p>
    <w:p w14:paraId="729E3D8A" w14:textId="483EAA12" w:rsidR="007937D9" w:rsidRDefault="00000000">
      <w:r>
        <w:rPr>
          <w:i/>
        </w:rPr>
        <w:t>Attendance record per CoP session. One row per community per session.</w:t>
      </w:r>
    </w:p>
    <w:tbl>
      <w:tblPr>
        <w:tblStyle w:val="TableGrid"/>
        <w:tblW w:w="0" w:type="auto"/>
        <w:tblLook w:val="04A0" w:firstRow="1" w:lastRow="0" w:firstColumn="1" w:lastColumn="0" w:noHBand="0" w:noVBand="1"/>
        <w:tblPrChange w:id="43" w:author="Kristin Flemons" w:date="2026-05-20T11:00:00Z" w16du:dateUtc="2026-05-20T17:00:00Z">
          <w:tblPr>
            <w:tblStyle w:val="TableGrid"/>
            <w:tblW w:w="0" w:type="auto"/>
            <w:tblLook w:val="04A0" w:firstRow="1" w:lastRow="0" w:firstColumn="1" w:lastColumn="0" w:noHBand="0" w:noVBand="1"/>
          </w:tblPr>
        </w:tblPrChange>
      </w:tblPr>
      <w:tblGrid>
        <w:gridCol w:w="2055"/>
        <w:gridCol w:w="1483"/>
        <w:gridCol w:w="3940"/>
        <w:gridCol w:w="1872"/>
        <w:tblGridChange w:id="44">
          <w:tblGrid>
            <w:gridCol w:w="2055"/>
            <w:gridCol w:w="1483"/>
            <w:gridCol w:w="3940"/>
            <w:gridCol w:w="1872"/>
          </w:tblGrid>
        </w:tblGridChange>
      </w:tblGrid>
      <w:tr w:rsidR="007937D9" w14:paraId="134804CF" w14:textId="77777777" w:rsidTr="00765C98">
        <w:tc>
          <w:tcPr>
            <w:tcW w:w="2055" w:type="dxa"/>
            <w:tcBorders>
              <w:top w:val="single" w:sz="4" w:space="0" w:color="2E5E8E"/>
              <w:left w:val="single" w:sz="4" w:space="0" w:color="2E5E8E"/>
              <w:bottom w:val="single" w:sz="4" w:space="0" w:color="2E5E8E"/>
              <w:right w:val="single" w:sz="4" w:space="0" w:color="2E5E8E"/>
            </w:tcBorders>
            <w:shd w:val="clear" w:color="auto" w:fill="2E5E8E"/>
            <w:tcPrChange w:id="45" w:author="Kristin Flemons" w:date="2026-05-20T11:00:00Z" w16du:dateUtc="2026-05-20T17:00:00Z">
              <w:tcPr>
                <w:tcW w:w="2160" w:type="dxa"/>
                <w:tcBorders>
                  <w:top w:val="single" w:sz="4" w:space="0" w:color="2E5E8E"/>
                  <w:left w:val="single" w:sz="4" w:space="0" w:color="2E5E8E"/>
                  <w:bottom w:val="single" w:sz="4" w:space="0" w:color="2E5E8E"/>
                  <w:right w:val="single" w:sz="4" w:space="0" w:color="2E5E8E"/>
                </w:tcBorders>
                <w:shd w:val="clear" w:color="auto" w:fill="2E5E8E"/>
              </w:tcPr>
            </w:tcPrChange>
          </w:tcPr>
          <w:p w14:paraId="3BABD2C4" w14:textId="77777777" w:rsidR="007937D9" w:rsidRDefault="00000000">
            <w:pPr>
              <w:jc w:val="center"/>
            </w:pPr>
            <w:r>
              <w:rPr>
                <w:b/>
                <w:color w:val="FFFFFF"/>
                <w:sz w:val="18"/>
              </w:rPr>
              <w:t>Field Name</w:t>
            </w:r>
          </w:p>
        </w:tc>
        <w:tc>
          <w:tcPr>
            <w:tcW w:w="1483" w:type="dxa"/>
            <w:tcBorders>
              <w:top w:val="single" w:sz="4" w:space="0" w:color="2E5E8E"/>
              <w:left w:val="single" w:sz="4" w:space="0" w:color="2E5E8E"/>
              <w:bottom w:val="single" w:sz="4" w:space="0" w:color="2E5E8E"/>
              <w:right w:val="single" w:sz="4" w:space="0" w:color="2E5E8E"/>
            </w:tcBorders>
            <w:shd w:val="clear" w:color="auto" w:fill="2E5E8E"/>
            <w:tcPrChange w:id="46" w:author="Kristin Flemons" w:date="2026-05-20T11:00:00Z" w16du:dateUtc="2026-05-20T17:00:00Z">
              <w:tcPr>
                <w:tcW w:w="1584" w:type="dxa"/>
                <w:tcBorders>
                  <w:top w:val="single" w:sz="4" w:space="0" w:color="2E5E8E"/>
                  <w:left w:val="single" w:sz="4" w:space="0" w:color="2E5E8E"/>
                  <w:bottom w:val="single" w:sz="4" w:space="0" w:color="2E5E8E"/>
                  <w:right w:val="single" w:sz="4" w:space="0" w:color="2E5E8E"/>
                </w:tcBorders>
                <w:shd w:val="clear" w:color="auto" w:fill="2E5E8E"/>
              </w:tcPr>
            </w:tcPrChange>
          </w:tcPr>
          <w:p w14:paraId="49C177F4" w14:textId="77777777" w:rsidR="007937D9" w:rsidRDefault="00000000">
            <w:pPr>
              <w:jc w:val="center"/>
            </w:pPr>
            <w:r>
              <w:rPr>
                <w:b/>
                <w:color w:val="FFFFFF"/>
                <w:sz w:val="18"/>
              </w:rPr>
              <w:t>Type</w:t>
            </w:r>
          </w:p>
        </w:tc>
        <w:tc>
          <w:tcPr>
            <w:tcW w:w="3940" w:type="dxa"/>
            <w:tcBorders>
              <w:top w:val="single" w:sz="4" w:space="0" w:color="2E5E8E"/>
              <w:left w:val="single" w:sz="4" w:space="0" w:color="2E5E8E"/>
              <w:bottom w:val="single" w:sz="4" w:space="0" w:color="2E5E8E"/>
              <w:right w:val="single" w:sz="4" w:space="0" w:color="2E5E8E"/>
            </w:tcBorders>
            <w:shd w:val="clear" w:color="auto" w:fill="2E5E8E"/>
            <w:tcPrChange w:id="47" w:author="Kristin Flemons" w:date="2026-05-20T11:00:00Z" w16du:dateUtc="2026-05-20T17:00:00Z">
              <w:tcPr>
                <w:tcW w:w="4320" w:type="dxa"/>
                <w:tcBorders>
                  <w:top w:val="single" w:sz="4" w:space="0" w:color="2E5E8E"/>
                  <w:left w:val="single" w:sz="4" w:space="0" w:color="2E5E8E"/>
                  <w:bottom w:val="single" w:sz="4" w:space="0" w:color="2E5E8E"/>
                  <w:right w:val="single" w:sz="4" w:space="0" w:color="2E5E8E"/>
                </w:tcBorders>
                <w:shd w:val="clear" w:color="auto" w:fill="2E5E8E"/>
              </w:tcPr>
            </w:tcPrChange>
          </w:tcPr>
          <w:p w14:paraId="1E23A1D0" w14:textId="77777777" w:rsidR="007937D9" w:rsidRDefault="00000000">
            <w:pPr>
              <w:jc w:val="center"/>
            </w:pPr>
            <w:r>
              <w:rPr>
                <w:b/>
                <w:color w:val="FFFFFF"/>
                <w:sz w:val="18"/>
              </w:rPr>
              <w:t>Constraints / Notes</w:t>
            </w:r>
          </w:p>
        </w:tc>
        <w:tc>
          <w:tcPr>
            <w:tcW w:w="1872" w:type="dxa"/>
            <w:tcBorders>
              <w:top w:val="single" w:sz="4" w:space="0" w:color="2E5E8E"/>
              <w:left w:val="single" w:sz="4" w:space="0" w:color="2E5E8E"/>
              <w:bottom w:val="single" w:sz="4" w:space="0" w:color="2E5E8E"/>
              <w:right w:val="single" w:sz="4" w:space="0" w:color="2E5E8E"/>
            </w:tcBorders>
            <w:shd w:val="clear" w:color="auto" w:fill="2E5E8E"/>
            <w:tcPrChange w:id="48" w:author="Kristin Flemons" w:date="2026-05-20T11:00:00Z" w16du:dateUtc="2026-05-20T17:00:00Z">
              <w:tcPr>
                <w:tcW w:w="2016" w:type="dxa"/>
                <w:tcBorders>
                  <w:top w:val="single" w:sz="4" w:space="0" w:color="2E5E8E"/>
                  <w:left w:val="single" w:sz="4" w:space="0" w:color="2E5E8E"/>
                  <w:bottom w:val="single" w:sz="4" w:space="0" w:color="2E5E8E"/>
                  <w:right w:val="single" w:sz="4" w:space="0" w:color="2E5E8E"/>
                </w:tcBorders>
                <w:shd w:val="clear" w:color="auto" w:fill="2E5E8E"/>
              </w:tcPr>
            </w:tcPrChange>
          </w:tcPr>
          <w:p w14:paraId="580357B1" w14:textId="77777777" w:rsidR="007937D9" w:rsidRDefault="00000000">
            <w:pPr>
              <w:jc w:val="center"/>
            </w:pPr>
            <w:r>
              <w:rPr>
                <w:b/>
                <w:color w:val="FFFFFF"/>
                <w:sz w:val="18"/>
              </w:rPr>
              <w:t>Old Masterfile Equivalent</w:t>
            </w:r>
          </w:p>
        </w:tc>
      </w:tr>
      <w:tr w:rsidR="007937D9" w14:paraId="656D9C43" w14:textId="77777777" w:rsidTr="00765C98">
        <w:tc>
          <w:tcPr>
            <w:tcW w:w="2055" w:type="dxa"/>
            <w:tcBorders>
              <w:top w:val="single" w:sz="4" w:space="0" w:color="999999"/>
              <w:left w:val="single" w:sz="4" w:space="0" w:color="999999"/>
              <w:bottom w:val="single" w:sz="4" w:space="0" w:color="999999"/>
              <w:right w:val="single" w:sz="4" w:space="0" w:color="999999"/>
            </w:tcBorders>
            <w:tcPrChange w:id="49" w:author="Kristin Flemons" w:date="2026-05-20T11:00:00Z" w16du:dateUtc="2026-05-20T17:00:00Z">
              <w:tcPr>
                <w:tcW w:w="2160" w:type="dxa"/>
                <w:tcBorders>
                  <w:top w:val="single" w:sz="4" w:space="0" w:color="999999"/>
                  <w:left w:val="single" w:sz="4" w:space="0" w:color="999999"/>
                  <w:bottom w:val="single" w:sz="4" w:space="0" w:color="999999"/>
                  <w:right w:val="single" w:sz="4" w:space="0" w:color="999999"/>
                </w:tcBorders>
              </w:tcPr>
            </w:tcPrChange>
          </w:tcPr>
          <w:p w14:paraId="4CED3511" w14:textId="77777777" w:rsidR="007937D9" w:rsidRDefault="00000000">
            <w:r>
              <w:rPr>
                <w:sz w:val="18"/>
              </w:rPr>
              <w:t>Session_ID</w:t>
            </w:r>
          </w:p>
        </w:tc>
        <w:tc>
          <w:tcPr>
            <w:tcW w:w="1483" w:type="dxa"/>
            <w:tcBorders>
              <w:top w:val="single" w:sz="4" w:space="0" w:color="999999"/>
              <w:left w:val="single" w:sz="4" w:space="0" w:color="999999"/>
              <w:bottom w:val="single" w:sz="4" w:space="0" w:color="999999"/>
              <w:right w:val="single" w:sz="4" w:space="0" w:color="999999"/>
            </w:tcBorders>
            <w:tcPrChange w:id="50" w:author="Kristin Flemons" w:date="2026-05-20T11:00:00Z" w16du:dateUtc="2026-05-20T17:00:00Z">
              <w:tcPr>
                <w:tcW w:w="1584" w:type="dxa"/>
                <w:tcBorders>
                  <w:top w:val="single" w:sz="4" w:space="0" w:color="999999"/>
                  <w:left w:val="single" w:sz="4" w:space="0" w:color="999999"/>
                  <w:bottom w:val="single" w:sz="4" w:space="0" w:color="999999"/>
                  <w:right w:val="single" w:sz="4" w:space="0" w:color="999999"/>
                </w:tcBorders>
              </w:tcPr>
            </w:tcPrChange>
          </w:tcPr>
          <w:p w14:paraId="4319AC09" w14:textId="74C3EE2A" w:rsidR="007937D9" w:rsidRDefault="00CD3101">
            <w:r>
              <w:rPr>
                <w:sz w:val="18"/>
              </w:rPr>
              <w:t>Lookup</w:t>
            </w:r>
          </w:p>
        </w:tc>
        <w:tc>
          <w:tcPr>
            <w:tcW w:w="3940" w:type="dxa"/>
            <w:tcBorders>
              <w:top w:val="single" w:sz="4" w:space="0" w:color="999999"/>
              <w:left w:val="single" w:sz="4" w:space="0" w:color="999999"/>
              <w:bottom w:val="single" w:sz="4" w:space="0" w:color="999999"/>
              <w:right w:val="single" w:sz="4" w:space="0" w:color="999999"/>
            </w:tcBorders>
            <w:tcPrChange w:id="51" w:author="Kristin Flemons" w:date="2026-05-20T11:00:00Z" w16du:dateUtc="2026-05-20T17:00:00Z">
              <w:tcPr>
                <w:tcW w:w="4320" w:type="dxa"/>
                <w:tcBorders>
                  <w:top w:val="single" w:sz="4" w:space="0" w:color="999999"/>
                  <w:left w:val="single" w:sz="4" w:space="0" w:color="999999"/>
                  <w:bottom w:val="single" w:sz="4" w:space="0" w:color="999999"/>
                  <w:right w:val="single" w:sz="4" w:space="0" w:color="999999"/>
                </w:tcBorders>
              </w:tcPr>
            </w:tcPrChange>
          </w:tcPr>
          <w:p w14:paraId="4AE9AD76" w14:textId="77777777" w:rsidR="007937D9" w:rsidRDefault="00000000">
            <w:r>
              <w:rPr>
                <w:sz w:val="18"/>
              </w:rPr>
              <w:t>→ CoP_Sessions; displays Session_Date; required</w:t>
            </w:r>
          </w:p>
        </w:tc>
        <w:tc>
          <w:tcPr>
            <w:tcW w:w="1872" w:type="dxa"/>
            <w:tcBorders>
              <w:top w:val="single" w:sz="4" w:space="0" w:color="999999"/>
              <w:left w:val="single" w:sz="4" w:space="0" w:color="999999"/>
              <w:bottom w:val="single" w:sz="4" w:space="0" w:color="999999"/>
              <w:right w:val="single" w:sz="4" w:space="0" w:color="999999"/>
            </w:tcBorders>
            <w:tcPrChange w:id="52" w:author="Kristin Flemons" w:date="2026-05-20T11:00:00Z" w16du:dateUtc="2026-05-20T17:00:00Z">
              <w:tcPr>
                <w:tcW w:w="2016" w:type="dxa"/>
                <w:tcBorders>
                  <w:top w:val="single" w:sz="4" w:space="0" w:color="999999"/>
                  <w:left w:val="single" w:sz="4" w:space="0" w:color="999999"/>
                  <w:bottom w:val="single" w:sz="4" w:space="0" w:color="999999"/>
                  <w:right w:val="single" w:sz="4" w:space="0" w:color="999999"/>
                </w:tcBorders>
              </w:tcPr>
            </w:tcPrChange>
          </w:tcPr>
          <w:p w14:paraId="01B059B1" w14:textId="77777777" w:rsidR="007937D9" w:rsidRDefault="007937D9"/>
        </w:tc>
      </w:tr>
      <w:tr w:rsidR="007937D9" w14:paraId="275080A5" w14:textId="77777777" w:rsidTr="00765C98">
        <w:tc>
          <w:tcPr>
            <w:tcW w:w="2055" w:type="dxa"/>
            <w:tcBorders>
              <w:top w:val="single" w:sz="4" w:space="0" w:color="999999"/>
              <w:left w:val="single" w:sz="4" w:space="0" w:color="999999"/>
              <w:bottom w:val="single" w:sz="4" w:space="0" w:color="999999"/>
              <w:right w:val="single" w:sz="4" w:space="0" w:color="999999"/>
            </w:tcBorders>
            <w:shd w:val="clear" w:color="auto" w:fill="EBF2FA"/>
            <w:tcPrChange w:id="53" w:author="Kristin Flemons" w:date="2026-05-20T11:00:00Z" w16du:dateUtc="2026-05-20T17:00:00Z">
              <w:tcPr>
                <w:tcW w:w="2160" w:type="dxa"/>
                <w:tcBorders>
                  <w:top w:val="single" w:sz="4" w:space="0" w:color="999999"/>
                  <w:left w:val="single" w:sz="4" w:space="0" w:color="999999"/>
                  <w:bottom w:val="single" w:sz="4" w:space="0" w:color="999999"/>
                  <w:right w:val="single" w:sz="4" w:space="0" w:color="999999"/>
                </w:tcBorders>
                <w:shd w:val="clear" w:color="auto" w:fill="EBF2FA"/>
              </w:tcPr>
            </w:tcPrChange>
          </w:tcPr>
          <w:p w14:paraId="3910A2B0" w14:textId="77777777" w:rsidR="007937D9" w:rsidRDefault="00000000">
            <w:r>
              <w:rPr>
                <w:sz w:val="18"/>
              </w:rPr>
              <w:t>Community_ID</w:t>
            </w:r>
          </w:p>
        </w:tc>
        <w:tc>
          <w:tcPr>
            <w:tcW w:w="1483" w:type="dxa"/>
            <w:tcBorders>
              <w:top w:val="single" w:sz="4" w:space="0" w:color="999999"/>
              <w:left w:val="single" w:sz="4" w:space="0" w:color="999999"/>
              <w:bottom w:val="single" w:sz="4" w:space="0" w:color="999999"/>
              <w:right w:val="single" w:sz="4" w:space="0" w:color="999999"/>
            </w:tcBorders>
            <w:shd w:val="clear" w:color="auto" w:fill="EBF2FA"/>
            <w:tcPrChange w:id="54" w:author="Kristin Flemons" w:date="2026-05-20T11:00:00Z" w16du:dateUtc="2026-05-20T17:00:00Z">
              <w:tcPr>
                <w:tcW w:w="1584" w:type="dxa"/>
                <w:tcBorders>
                  <w:top w:val="single" w:sz="4" w:space="0" w:color="999999"/>
                  <w:left w:val="single" w:sz="4" w:space="0" w:color="999999"/>
                  <w:bottom w:val="single" w:sz="4" w:space="0" w:color="999999"/>
                  <w:right w:val="single" w:sz="4" w:space="0" w:color="999999"/>
                </w:tcBorders>
                <w:shd w:val="clear" w:color="auto" w:fill="EBF2FA"/>
              </w:tcPr>
            </w:tcPrChange>
          </w:tcPr>
          <w:p w14:paraId="4E3E1D71" w14:textId="3413C619" w:rsidR="007937D9" w:rsidRDefault="00CD3101">
            <w:r>
              <w:rPr>
                <w:sz w:val="18"/>
              </w:rPr>
              <w:t>Lookup</w:t>
            </w:r>
          </w:p>
        </w:tc>
        <w:tc>
          <w:tcPr>
            <w:tcW w:w="3940" w:type="dxa"/>
            <w:tcBorders>
              <w:top w:val="single" w:sz="4" w:space="0" w:color="999999"/>
              <w:left w:val="single" w:sz="4" w:space="0" w:color="999999"/>
              <w:bottom w:val="single" w:sz="4" w:space="0" w:color="999999"/>
              <w:right w:val="single" w:sz="4" w:space="0" w:color="999999"/>
            </w:tcBorders>
            <w:shd w:val="clear" w:color="auto" w:fill="EBF2FA"/>
            <w:tcPrChange w:id="55" w:author="Kristin Flemons" w:date="2026-05-20T11:00:00Z" w16du:dateUtc="2026-05-20T17:00:00Z">
              <w:tcPr>
                <w:tcW w:w="4320" w:type="dxa"/>
                <w:tcBorders>
                  <w:top w:val="single" w:sz="4" w:space="0" w:color="999999"/>
                  <w:left w:val="single" w:sz="4" w:space="0" w:color="999999"/>
                  <w:bottom w:val="single" w:sz="4" w:space="0" w:color="999999"/>
                  <w:right w:val="single" w:sz="4" w:space="0" w:color="999999"/>
                </w:tcBorders>
                <w:shd w:val="clear" w:color="auto" w:fill="EBF2FA"/>
              </w:tcPr>
            </w:tcPrChange>
          </w:tcPr>
          <w:p w14:paraId="3FFC5A48" w14:textId="77777777" w:rsidR="007937D9" w:rsidRDefault="00000000">
            <w:r>
              <w:rPr>
                <w:sz w:val="18"/>
              </w:rPr>
              <w:t>→ Communities; displays Community_Name; required</w:t>
            </w:r>
          </w:p>
        </w:tc>
        <w:tc>
          <w:tcPr>
            <w:tcW w:w="1872" w:type="dxa"/>
            <w:tcBorders>
              <w:top w:val="single" w:sz="4" w:space="0" w:color="999999"/>
              <w:left w:val="single" w:sz="4" w:space="0" w:color="999999"/>
              <w:bottom w:val="single" w:sz="4" w:space="0" w:color="999999"/>
              <w:right w:val="single" w:sz="4" w:space="0" w:color="999999"/>
            </w:tcBorders>
            <w:shd w:val="clear" w:color="auto" w:fill="EBF2FA"/>
            <w:tcPrChange w:id="56" w:author="Kristin Flemons" w:date="2026-05-20T11:00:00Z" w16du:dateUtc="2026-05-20T17:00:00Z">
              <w:tcPr>
                <w:tcW w:w="2016" w:type="dxa"/>
                <w:tcBorders>
                  <w:top w:val="single" w:sz="4" w:space="0" w:color="999999"/>
                  <w:left w:val="single" w:sz="4" w:space="0" w:color="999999"/>
                  <w:bottom w:val="single" w:sz="4" w:space="0" w:color="999999"/>
                  <w:right w:val="single" w:sz="4" w:space="0" w:color="999999"/>
                </w:tcBorders>
                <w:shd w:val="clear" w:color="auto" w:fill="EBF2FA"/>
              </w:tcPr>
            </w:tcPrChange>
          </w:tcPr>
          <w:p w14:paraId="4F205B04" w14:textId="77777777" w:rsidR="007937D9" w:rsidRDefault="007937D9"/>
        </w:tc>
      </w:tr>
      <w:tr w:rsidR="007937D9" w14:paraId="43C3E87F" w14:textId="77777777" w:rsidTr="00765C98">
        <w:tc>
          <w:tcPr>
            <w:tcW w:w="2055" w:type="dxa"/>
            <w:tcBorders>
              <w:top w:val="single" w:sz="4" w:space="0" w:color="999999"/>
              <w:left w:val="single" w:sz="4" w:space="0" w:color="999999"/>
              <w:bottom w:val="single" w:sz="4" w:space="0" w:color="999999"/>
              <w:right w:val="single" w:sz="4" w:space="0" w:color="999999"/>
            </w:tcBorders>
            <w:tcPrChange w:id="57" w:author="Kristin Flemons" w:date="2026-05-20T11:00:00Z" w16du:dateUtc="2026-05-20T17:00:00Z">
              <w:tcPr>
                <w:tcW w:w="2160" w:type="dxa"/>
                <w:tcBorders>
                  <w:top w:val="single" w:sz="4" w:space="0" w:color="999999"/>
                  <w:left w:val="single" w:sz="4" w:space="0" w:color="999999"/>
                  <w:bottom w:val="single" w:sz="4" w:space="0" w:color="999999"/>
                  <w:right w:val="single" w:sz="4" w:space="0" w:color="999999"/>
                </w:tcBorders>
              </w:tcPr>
            </w:tcPrChange>
          </w:tcPr>
          <w:p w14:paraId="56640BC3" w14:textId="77777777" w:rsidR="007937D9" w:rsidRDefault="00000000">
            <w:r>
              <w:rPr>
                <w:sz w:val="18"/>
              </w:rPr>
              <w:t>Attended</w:t>
            </w:r>
          </w:p>
        </w:tc>
        <w:tc>
          <w:tcPr>
            <w:tcW w:w="1483" w:type="dxa"/>
            <w:tcBorders>
              <w:top w:val="single" w:sz="4" w:space="0" w:color="999999"/>
              <w:left w:val="single" w:sz="4" w:space="0" w:color="999999"/>
              <w:bottom w:val="single" w:sz="4" w:space="0" w:color="999999"/>
              <w:right w:val="single" w:sz="4" w:space="0" w:color="999999"/>
            </w:tcBorders>
            <w:tcPrChange w:id="58" w:author="Kristin Flemons" w:date="2026-05-20T11:00:00Z" w16du:dateUtc="2026-05-20T17:00:00Z">
              <w:tcPr>
                <w:tcW w:w="1584" w:type="dxa"/>
                <w:tcBorders>
                  <w:top w:val="single" w:sz="4" w:space="0" w:color="999999"/>
                  <w:left w:val="single" w:sz="4" w:space="0" w:color="999999"/>
                  <w:bottom w:val="single" w:sz="4" w:space="0" w:color="999999"/>
                  <w:right w:val="single" w:sz="4" w:space="0" w:color="999999"/>
                </w:tcBorders>
              </w:tcPr>
            </w:tcPrChange>
          </w:tcPr>
          <w:p w14:paraId="57241F2A" w14:textId="065A6DC9" w:rsidR="007937D9" w:rsidRDefault="00B336D5">
            <w:r>
              <w:rPr>
                <w:sz w:val="18"/>
              </w:rPr>
              <w:t>Two Options</w:t>
            </w:r>
          </w:p>
        </w:tc>
        <w:tc>
          <w:tcPr>
            <w:tcW w:w="3940" w:type="dxa"/>
            <w:tcBorders>
              <w:top w:val="single" w:sz="4" w:space="0" w:color="999999"/>
              <w:left w:val="single" w:sz="4" w:space="0" w:color="999999"/>
              <w:bottom w:val="single" w:sz="4" w:space="0" w:color="999999"/>
              <w:right w:val="single" w:sz="4" w:space="0" w:color="999999"/>
            </w:tcBorders>
            <w:tcPrChange w:id="59" w:author="Kristin Flemons" w:date="2026-05-20T11:00:00Z" w16du:dateUtc="2026-05-20T17:00:00Z">
              <w:tcPr>
                <w:tcW w:w="4320" w:type="dxa"/>
                <w:tcBorders>
                  <w:top w:val="single" w:sz="4" w:space="0" w:color="999999"/>
                  <w:left w:val="single" w:sz="4" w:space="0" w:color="999999"/>
                  <w:bottom w:val="single" w:sz="4" w:space="0" w:color="999999"/>
                  <w:right w:val="single" w:sz="4" w:space="0" w:color="999999"/>
                </w:tcBorders>
              </w:tcPr>
            </w:tcPrChange>
          </w:tcPr>
          <w:p w14:paraId="1FCC7A9B" w14:textId="77777777" w:rsidR="007937D9" w:rsidRDefault="00000000">
            <w:r>
              <w:rPr>
                <w:sz w:val="18"/>
              </w:rPr>
              <w:t>Whether the community was represented</w:t>
            </w:r>
          </w:p>
        </w:tc>
        <w:tc>
          <w:tcPr>
            <w:tcW w:w="1872" w:type="dxa"/>
            <w:tcBorders>
              <w:top w:val="single" w:sz="4" w:space="0" w:color="999999"/>
              <w:left w:val="single" w:sz="4" w:space="0" w:color="999999"/>
              <w:bottom w:val="single" w:sz="4" w:space="0" w:color="999999"/>
              <w:right w:val="single" w:sz="4" w:space="0" w:color="999999"/>
            </w:tcBorders>
            <w:tcPrChange w:id="60" w:author="Kristin Flemons" w:date="2026-05-20T11:00:00Z" w16du:dateUtc="2026-05-20T17:00:00Z">
              <w:tcPr>
                <w:tcW w:w="2016" w:type="dxa"/>
                <w:tcBorders>
                  <w:top w:val="single" w:sz="4" w:space="0" w:color="999999"/>
                  <w:left w:val="single" w:sz="4" w:space="0" w:color="999999"/>
                  <w:bottom w:val="single" w:sz="4" w:space="0" w:color="999999"/>
                  <w:right w:val="single" w:sz="4" w:space="0" w:color="999999"/>
                </w:tcBorders>
              </w:tcPr>
            </w:tcPrChange>
          </w:tcPr>
          <w:p w14:paraId="028858D1" w14:textId="77777777" w:rsidR="007937D9" w:rsidRDefault="007937D9"/>
        </w:tc>
      </w:tr>
      <w:tr w:rsidR="007937D9" w14:paraId="77F874B6" w14:textId="77777777" w:rsidTr="00765C98">
        <w:tc>
          <w:tcPr>
            <w:tcW w:w="2055" w:type="dxa"/>
            <w:tcBorders>
              <w:top w:val="single" w:sz="4" w:space="0" w:color="999999"/>
              <w:left w:val="single" w:sz="4" w:space="0" w:color="999999"/>
              <w:bottom w:val="single" w:sz="4" w:space="0" w:color="999999"/>
              <w:right w:val="single" w:sz="4" w:space="0" w:color="999999"/>
            </w:tcBorders>
            <w:shd w:val="clear" w:color="auto" w:fill="EBF2FA"/>
            <w:tcPrChange w:id="61" w:author="Kristin Flemons" w:date="2026-05-20T11:00:00Z" w16du:dateUtc="2026-05-20T17:00:00Z">
              <w:tcPr>
                <w:tcW w:w="2160" w:type="dxa"/>
                <w:tcBorders>
                  <w:top w:val="single" w:sz="4" w:space="0" w:color="999999"/>
                  <w:left w:val="single" w:sz="4" w:space="0" w:color="999999"/>
                  <w:bottom w:val="single" w:sz="4" w:space="0" w:color="999999"/>
                  <w:right w:val="single" w:sz="4" w:space="0" w:color="999999"/>
                </w:tcBorders>
                <w:shd w:val="clear" w:color="auto" w:fill="EBF2FA"/>
              </w:tcPr>
            </w:tcPrChange>
          </w:tcPr>
          <w:p w14:paraId="4DBB2E2C" w14:textId="77777777" w:rsidR="007937D9" w:rsidRDefault="00000000">
            <w:r>
              <w:rPr>
                <w:sz w:val="18"/>
              </w:rPr>
              <w:t>Attendee_Name</w:t>
            </w:r>
          </w:p>
        </w:tc>
        <w:tc>
          <w:tcPr>
            <w:tcW w:w="1483" w:type="dxa"/>
            <w:tcBorders>
              <w:top w:val="single" w:sz="4" w:space="0" w:color="999999"/>
              <w:left w:val="single" w:sz="4" w:space="0" w:color="999999"/>
              <w:bottom w:val="single" w:sz="4" w:space="0" w:color="999999"/>
              <w:right w:val="single" w:sz="4" w:space="0" w:color="999999"/>
            </w:tcBorders>
            <w:shd w:val="clear" w:color="auto" w:fill="EBF2FA"/>
            <w:tcPrChange w:id="62" w:author="Kristin Flemons" w:date="2026-05-20T11:00:00Z" w16du:dateUtc="2026-05-20T17:00:00Z">
              <w:tcPr>
                <w:tcW w:w="1584" w:type="dxa"/>
                <w:tcBorders>
                  <w:top w:val="single" w:sz="4" w:space="0" w:color="999999"/>
                  <w:left w:val="single" w:sz="4" w:space="0" w:color="999999"/>
                  <w:bottom w:val="single" w:sz="4" w:space="0" w:color="999999"/>
                  <w:right w:val="single" w:sz="4" w:space="0" w:color="999999"/>
                </w:tcBorders>
                <w:shd w:val="clear" w:color="auto" w:fill="EBF2FA"/>
              </w:tcPr>
            </w:tcPrChange>
          </w:tcPr>
          <w:p w14:paraId="20E73D41" w14:textId="0D6732A8" w:rsidR="007937D9" w:rsidRDefault="00000000">
            <w:del w:id="63" w:author="Kristin Flemons" w:date="2026-05-20T11:00:00Z" w16du:dateUtc="2026-05-20T17:00:00Z">
              <w:r w:rsidDel="00765C98">
                <w:rPr>
                  <w:sz w:val="18"/>
                </w:rPr>
                <w:delText>Text</w:delText>
              </w:r>
            </w:del>
            <w:ins w:id="64" w:author="Kristin Flemons" w:date="2026-05-20T11:00:00Z" w16du:dateUtc="2026-05-20T17:00:00Z">
              <w:r w:rsidR="00765C98">
                <w:rPr>
                  <w:sz w:val="18"/>
                </w:rPr>
                <w:t>Lookup</w:t>
              </w:r>
            </w:ins>
          </w:p>
        </w:tc>
        <w:tc>
          <w:tcPr>
            <w:tcW w:w="3940" w:type="dxa"/>
            <w:tcBorders>
              <w:top w:val="single" w:sz="4" w:space="0" w:color="999999"/>
              <w:left w:val="single" w:sz="4" w:space="0" w:color="999999"/>
              <w:bottom w:val="single" w:sz="4" w:space="0" w:color="999999"/>
              <w:right w:val="single" w:sz="4" w:space="0" w:color="999999"/>
            </w:tcBorders>
            <w:shd w:val="clear" w:color="auto" w:fill="EBF2FA"/>
            <w:tcPrChange w:id="65" w:author="Kristin Flemons" w:date="2026-05-20T11:00:00Z" w16du:dateUtc="2026-05-20T17:00:00Z">
              <w:tcPr>
                <w:tcW w:w="4320" w:type="dxa"/>
                <w:tcBorders>
                  <w:top w:val="single" w:sz="4" w:space="0" w:color="999999"/>
                  <w:left w:val="single" w:sz="4" w:space="0" w:color="999999"/>
                  <w:bottom w:val="single" w:sz="4" w:space="0" w:color="999999"/>
                  <w:right w:val="single" w:sz="4" w:space="0" w:color="999999"/>
                </w:tcBorders>
                <w:shd w:val="clear" w:color="auto" w:fill="EBF2FA"/>
              </w:tcPr>
            </w:tcPrChange>
          </w:tcPr>
          <w:p w14:paraId="6225B656" w14:textId="4F0132B6" w:rsidR="007937D9" w:rsidRDefault="00000000">
            <w:del w:id="66" w:author="Kristin Flemons" w:date="2026-05-20T11:00:00Z" w16du:dateUtc="2026-05-20T17:00:00Z">
              <w:r w:rsidDel="00765C98">
                <w:rPr>
                  <w:sz w:val="18"/>
                </w:rPr>
                <w:delText>Name of attendee; free text — not required to be a formal contact record</w:delText>
              </w:r>
            </w:del>
            <w:proofErr w:type="gramStart"/>
            <w:ins w:id="67" w:author="Kristin Flemons" w:date="2026-05-20T11:00:00Z" w16du:dateUtc="2026-05-20T17:00:00Z">
              <w:r w:rsidR="00765C98">
                <w:rPr>
                  <w:sz w:val="18"/>
                </w:rPr>
                <w:t>Lookup</w:t>
              </w:r>
              <w:proofErr w:type="gramEnd"/>
              <w:r w:rsidR="00765C98">
                <w:rPr>
                  <w:sz w:val="18"/>
                </w:rPr>
                <w:t xml:space="preserve"> to community contacts if attendee is listed there</w:t>
              </w:r>
            </w:ins>
          </w:p>
        </w:tc>
        <w:tc>
          <w:tcPr>
            <w:tcW w:w="1872" w:type="dxa"/>
            <w:tcBorders>
              <w:top w:val="single" w:sz="4" w:space="0" w:color="999999"/>
              <w:left w:val="single" w:sz="4" w:space="0" w:color="999999"/>
              <w:bottom w:val="single" w:sz="4" w:space="0" w:color="999999"/>
              <w:right w:val="single" w:sz="4" w:space="0" w:color="999999"/>
            </w:tcBorders>
            <w:shd w:val="clear" w:color="auto" w:fill="EBF2FA"/>
            <w:tcPrChange w:id="68" w:author="Kristin Flemons" w:date="2026-05-20T11:00:00Z" w16du:dateUtc="2026-05-20T17:00:00Z">
              <w:tcPr>
                <w:tcW w:w="2016" w:type="dxa"/>
                <w:tcBorders>
                  <w:top w:val="single" w:sz="4" w:space="0" w:color="999999"/>
                  <w:left w:val="single" w:sz="4" w:space="0" w:color="999999"/>
                  <w:bottom w:val="single" w:sz="4" w:space="0" w:color="999999"/>
                  <w:right w:val="single" w:sz="4" w:space="0" w:color="999999"/>
                </w:tcBorders>
                <w:shd w:val="clear" w:color="auto" w:fill="EBF2FA"/>
              </w:tcPr>
            </w:tcPrChange>
          </w:tcPr>
          <w:p w14:paraId="5BD0E545" w14:textId="77777777" w:rsidR="007937D9" w:rsidRDefault="007937D9"/>
        </w:tc>
      </w:tr>
      <w:tr w:rsidR="00765C98" w14:paraId="1399D7E0" w14:textId="77777777" w:rsidTr="00765C98">
        <w:trPr>
          <w:ins w:id="69" w:author="Kristin Flemons" w:date="2026-05-20T11:00:00Z" w16du:dateUtc="2026-05-20T17:00:00Z"/>
        </w:trPr>
        <w:tc>
          <w:tcPr>
            <w:tcW w:w="2055" w:type="dxa"/>
            <w:tcBorders>
              <w:top w:val="single" w:sz="4" w:space="0" w:color="999999"/>
              <w:left w:val="single" w:sz="4" w:space="0" w:color="999999"/>
              <w:bottom w:val="single" w:sz="4" w:space="0" w:color="999999"/>
              <w:right w:val="single" w:sz="4" w:space="0" w:color="999999"/>
            </w:tcBorders>
            <w:shd w:val="clear" w:color="auto" w:fill="EBF2FA"/>
            <w:tcPrChange w:id="70" w:author="Kristin Flemons" w:date="2026-05-20T11:00:00Z" w16du:dateUtc="2026-05-20T17:00:00Z">
              <w:tcPr>
                <w:tcW w:w="2160" w:type="dxa"/>
                <w:tcBorders>
                  <w:top w:val="single" w:sz="4" w:space="0" w:color="999999"/>
                  <w:left w:val="single" w:sz="4" w:space="0" w:color="999999"/>
                  <w:bottom w:val="single" w:sz="4" w:space="0" w:color="999999"/>
                  <w:right w:val="single" w:sz="4" w:space="0" w:color="999999"/>
                </w:tcBorders>
                <w:shd w:val="clear" w:color="auto" w:fill="EBF2FA"/>
              </w:tcPr>
            </w:tcPrChange>
          </w:tcPr>
          <w:p w14:paraId="6D0E329B" w14:textId="7A57571C" w:rsidR="00765C98" w:rsidRDefault="00765C98">
            <w:pPr>
              <w:rPr>
                <w:ins w:id="71" w:author="Kristin Flemons" w:date="2026-05-20T11:00:00Z" w16du:dateUtc="2026-05-20T17:00:00Z"/>
                <w:sz w:val="18"/>
              </w:rPr>
            </w:pPr>
            <w:ins w:id="72" w:author="Kristin Flemons" w:date="2026-05-20T11:00:00Z" w16du:dateUtc="2026-05-20T17:00:00Z">
              <w:r>
                <w:rPr>
                  <w:sz w:val="18"/>
                </w:rPr>
                <w:t>Attendee_Other</w:t>
              </w:r>
            </w:ins>
          </w:p>
        </w:tc>
        <w:tc>
          <w:tcPr>
            <w:tcW w:w="1483" w:type="dxa"/>
            <w:tcBorders>
              <w:top w:val="single" w:sz="4" w:space="0" w:color="999999"/>
              <w:left w:val="single" w:sz="4" w:space="0" w:color="999999"/>
              <w:bottom w:val="single" w:sz="4" w:space="0" w:color="999999"/>
              <w:right w:val="single" w:sz="4" w:space="0" w:color="999999"/>
            </w:tcBorders>
            <w:shd w:val="clear" w:color="auto" w:fill="EBF2FA"/>
            <w:tcPrChange w:id="73" w:author="Kristin Flemons" w:date="2026-05-20T11:00:00Z" w16du:dateUtc="2026-05-20T17:00:00Z">
              <w:tcPr>
                <w:tcW w:w="1584" w:type="dxa"/>
                <w:tcBorders>
                  <w:top w:val="single" w:sz="4" w:space="0" w:color="999999"/>
                  <w:left w:val="single" w:sz="4" w:space="0" w:color="999999"/>
                  <w:bottom w:val="single" w:sz="4" w:space="0" w:color="999999"/>
                  <w:right w:val="single" w:sz="4" w:space="0" w:color="999999"/>
                </w:tcBorders>
                <w:shd w:val="clear" w:color="auto" w:fill="EBF2FA"/>
              </w:tcPr>
            </w:tcPrChange>
          </w:tcPr>
          <w:p w14:paraId="54B84B40" w14:textId="399786C2" w:rsidR="00765C98" w:rsidRDefault="00765C98">
            <w:pPr>
              <w:rPr>
                <w:ins w:id="74" w:author="Kristin Flemons" w:date="2026-05-20T11:00:00Z" w16du:dateUtc="2026-05-20T17:00:00Z"/>
                <w:sz w:val="18"/>
              </w:rPr>
            </w:pPr>
            <w:ins w:id="75" w:author="Kristin Flemons" w:date="2026-05-20T11:00:00Z" w16du:dateUtc="2026-05-20T17:00:00Z">
              <w:r>
                <w:rPr>
                  <w:sz w:val="18"/>
                </w:rPr>
                <w:t>Text</w:t>
              </w:r>
            </w:ins>
          </w:p>
        </w:tc>
        <w:tc>
          <w:tcPr>
            <w:tcW w:w="3940" w:type="dxa"/>
            <w:tcBorders>
              <w:top w:val="single" w:sz="4" w:space="0" w:color="999999"/>
              <w:left w:val="single" w:sz="4" w:space="0" w:color="999999"/>
              <w:bottom w:val="single" w:sz="4" w:space="0" w:color="999999"/>
              <w:right w:val="single" w:sz="4" w:space="0" w:color="999999"/>
            </w:tcBorders>
            <w:shd w:val="clear" w:color="auto" w:fill="EBF2FA"/>
            <w:tcPrChange w:id="76" w:author="Kristin Flemons" w:date="2026-05-20T11:00:00Z" w16du:dateUtc="2026-05-20T17:00:00Z">
              <w:tcPr>
                <w:tcW w:w="4320" w:type="dxa"/>
                <w:tcBorders>
                  <w:top w:val="single" w:sz="4" w:space="0" w:color="999999"/>
                  <w:left w:val="single" w:sz="4" w:space="0" w:color="999999"/>
                  <w:bottom w:val="single" w:sz="4" w:space="0" w:color="999999"/>
                  <w:right w:val="single" w:sz="4" w:space="0" w:color="999999"/>
                </w:tcBorders>
                <w:shd w:val="clear" w:color="auto" w:fill="EBF2FA"/>
              </w:tcPr>
            </w:tcPrChange>
          </w:tcPr>
          <w:p w14:paraId="3D2BB6FC" w14:textId="07CBEB61" w:rsidR="00765C98" w:rsidRDefault="00765C98">
            <w:pPr>
              <w:rPr>
                <w:ins w:id="77" w:author="Kristin Flemons" w:date="2026-05-20T11:00:00Z" w16du:dateUtc="2026-05-20T17:00:00Z"/>
                <w:sz w:val="18"/>
              </w:rPr>
            </w:pPr>
            <w:ins w:id="78" w:author="Kristin Flemons" w:date="2026-05-20T11:00:00Z" w16du:dateUtc="2026-05-20T17:00:00Z">
              <w:r>
                <w:rPr>
                  <w:sz w:val="18"/>
                </w:rPr>
                <w:t>Name of attendee</w:t>
              </w:r>
            </w:ins>
            <w:ins w:id="79" w:author="Kristin Flemons" w:date="2026-05-20T11:01:00Z" w16du:dateUtc="2026-05-20T17:01:00Z">
              <w:r>
                <w:rPr>
                  <w:sz w:val="18"/>
                </w:rPr>
                <w:t xml:space="preserve"> if not a contact record and/or additional community</w:t>
              </w:r>
              <w:r w:rsidR="00DA7DFD">
                <w:rPr>
                  <w:sz w:val="18"/>
                </w:rPr>
                <w:t xml:space="preserve"> representatives </w:t>
              </w:r>
            </w:ins>
          </w:p>
        </w:tc>
        <w:tc>
          <w:tcPr>
            <w:tcW w:w="1872" w:type="dxa"/>
            <w:tcBorders>
              <w:top w:val="single" w:sz="4" w:space="0" w:color="999999"/>
              <w:left w:val="single" w:sz="4" w:space="0" w:color="999999"/>
              <w:bottom w:val="single" w:sz="4" w:space="0" w:color="999999"/>
              <w:right w:val="single" w:sz="4" w:space="0" w:color="999999"/>
            </w:tcBorders>
            <w:shd w:val="clear" w:color="auto" w:fill="EBF2FA"/>
            <w:tcPrChange w:id="80" w:author="Kristin Flemons" w:date="2026-05-20T11:00:00Z" w16du:dateUtc="2026-05-20T17:00:00Z">
              <w:tcPr>
                <w:tcW w:w="2016" w:type="dxa"/>
                <w:tcBorders>
                  <w:top w:val="single" w:sz="4" w:space="0" w:color="999999"/>
                  <w:left w:val="single" w:sz="4" w:space="0" w:color="999999"/>
                  <w:bottom w:val="single" w:sz="4" w:space="0" w:color="999999"/>
                  <w:right w:val="single" w:sz="4" w:space="0" w:color="999999"/>
                </w:tcBorders>
                <w:shd w:val="clear" w:color="auto" w:fill="EBF2FA"/>
              </w:tcPr>
            </w:tcPrChange>
          </w:tcPr>
          <w:p w14:paraId="5117A821" w14:textId="77777777" w:rsidR="00765C98" w:rsidRDefault="00765C98">
            <w:pPr>
              <w:rPr>
                <w:ins w:id="81" w:author="Kristin Flemons" w:date="2026-05-20T11:00:00Z" w16du:dateUtc="2026-05-20T17:00:00Z"/>
              </w:rPr>
            </w:pPr>
          </w:p>
        </w:tc>
      </w:tr>
      <w:tr w:rsidR="007937D9" w14:paraId="4974E281" w14:textId="77777777" w:rsidTr="00765C98">
        <w:tc>
          <w:tcPr>
            <w:tcW w:w="2055" w:type="dxa"/>
            <w:tcBorders>
              <w:top w:val="single" w:sz="4" w:space="0" w:color="999999"/>
              <w:left w:val="single" w:sz="4" w:space="0" w:color="999999"/>
              <w:bottom w:val="single" w:sz="4" w:space="0" w:color="999999"/>
              <w:right w:val="single" w:sz="4" w:space="0" w:color="999999"/>
            </w:tcBorders>
            <w:tcPrChange w:id="82" w:author="Kristin Flemons" w:date="2026-05-20T11:00:00Z" w16du:dateUtc="2026-05-20T17:00:00Z">
              <w:tcPr>
                <w:tcW w:w="2160" w:type="dxa"/>
                <w:tcBorders>
                  <w:top w:val="single" w:sz="4" w:space="0" w:color="999999"/>
                  <w:left w:val="single" w:sz="4" w:space="0" w:color="999999"/>
                  <w:bottom w:val="single" w:sz="4" w:space="0" w:color="999999"/>
                  <w:right w:val="single" w:sz="4" w:space="0" w:color="999999"/>
                </w:tcBorders>
              </w:tcPr>
            </w:tcPrChange>
          </w:tcPr>
          <w:p w14:paraId="11A2527F" w14:textId="77777777" w:rsidR="007937D9" w:rsidRDefault="00000000">
            <w:r>
              <w:rPr>
                <w:sz w:val="18"/>
              </w:rPr>
              <w:t>Notes</w:t>
            </w:r>
          </w:p>
        </w:tc>
        <w:tc>
          <w:tcPr>
            <w:tcW w:w="1483" w:type="dxa"/>
            <w:tcBorders>
              <w:top w:val="single" w:sz="4" w:space="0" w:color="999999"/>
              <w:left w:val="single" w:sz="4" w:space="0" w:color="999999"/>
              <w:bottom w:val="single" w:sz="4" w:space="0" w:color="999999"/>
              <w:right w:val="single" w:sz="4" w:space="0" w:color="999999"/>
            </w:tcBorders>
            <w:tcPrChange w:id="83" w:author="Kristin Flemons" w:date="2026-05-20T11:00:00Z" w16du:dateUtc="2026-05-20T17:00:00Z">
              <w:tcPr>
                <w:tcW w:w="1584" w:type="dxa"/>
                <w:tcBorders>
                  <w:top w:val="single" w:sz="4" w:space="0" w:color="999999"/>
                  <w:left w:val="single" w:sz="4" w:space="0" w:color="999999"/>
                  <w:bottom w:val="single" w:sz="4" w:space="0" w:color="999999"/>
                  <w:right w:val="single" w:sz="4" w:space="0" w:color="999999"/>
                </w:tcBorders>
              </w:tcPr>
            </w:tcPrChange>
          </w:tcPr>
          <w:p w14:paraId="1B4386AA" w14:textId="3D376C38" w:rsidR="007937D9" w:rsidRDefault="00CD3101">
            <w:r>
              <w:rPr>
                <w:sz w:val="18"/>
              </w:rPr>
              <w:t>Multiline Text</w:t>
            </w:r>
          </w:p>
        </w:tc>
        <w:tc>
          <w:tcPr>
            <w:tcW w:w="3940" w:type="dxa"/>
            <w:tcBorders>
              <w:top w:val="single" w:sz="4" w:space="0" w:color="999999"/>
              <w:left w:val="single" w:sz="4" w:space="0" w:color="999999"/>
              <w:bottom w:val="single" w:sz="4" w:space="0" w:color="999999"/>
              <w:right w:val="single" w:sz="4" w:space="0" w:color="999999"/>
            </w:tcBorders>
            <w:tcPrChange w:id="84" w:author="Kristin Flemons" w:date="2026-05-20T11:00:00Z" w16du:dateUtc="2026-05-20T17:00:00Z">
              <w:tcPr>
                <w:tcW w:w="4320" w:type="dxa"/>
                <w:tcBorders>
                  <w:top w:val="single" w:sz="4" w:space="0" w:color="999999"/>
                  <w:left w:val="single" w:sz="4" w:space="0" w:color="999999"/>
                  <w:bottom w:val="single" w:sz="4" w:space="0" w:color="999999"/>
                  <w:right w:val="single" w:sz="4" w:space="0" w:color="999999"/>
                </w:tcBorders>
              </w:tcPr>
            </w:tcPrChange>
          </w:tcPr>
          <w:p w14:paraId="0891E7E6" w14:textId="77777777" w:rsidR="007937D9" w:rsidRDefault="007937D9"/>
        </w:tc>
        <w:tc>
          <w:tcPr>
            <w:tcW w:w="1872" w:type="dxa"/>
            <w:tcBorders>
              <w:top w:val="single" w:sz="4" w:space="0" w:color="999999"/>
              <w:left w:val="single" w:sz="4" w:space="0" w:color="999999"/>
              <w:bottom w:val="single" w:sz="4" w:space="0" w:color="999999"/>
              <w:right w:val="single" w:sz="4" w:space="0" w:color="999999"/>
            </w:tcBorders>
            <w:tcPrChange w:id="85" w:author="Kristin Flemons" w:date="2026-05-20T11:00:00Z" w16du:dateUtc="2026-05-20T17:00:00Z">
              <w:tcPr>
                <w:tcW w:w="2016" w:type="dxa"/>
                <w:tcBorders>
                  <w:top w:val="single" w:sz="4" w:space="0" w:color="999999"/>
                  <w:left w:val="single" w:sz="4" w:space="0" w:color="999999"/>
                  <w:bottom w:val="single" w:sz="4" w:space="0" w:color="999999"/>
                  <w:right w:val="single" w:sz="4" w:space="0" w:color="999999"/>
                </w:tcBorders>
              </w:tcPr>
            </w:tcPrChange>
          </w:tcPr>
          <w:p w14:paraId="607A289C" w14:textId="77777777" w:rsidR="007937D9" w:rsidRDefault="007937D9"/>
        </w:tc>
      </w:tr>
    </w:tbl>
    <w:p w14:paraId="04329951" w14:textId="77777777" w:rsidR="00B803D9" w:rsidRDefault="00B803D9"/>
    <w:p w14:paraId="24307365" w14:textId="02C5E594" w:rsidR="00B803D9" w:rsidRDefault="00B803D9" w:rsidP="00B803D9">
      <w:pPr>
        <w:pStyle w:val="Heading2"/>
      </w:pPr>
      <w:bookmarkStart w:id="86" w:name="_Toc230083200"/>
      <w:proofErr w:type="gramStart"/>
      <w:r>
        <w:t xml:space="preserve">3.21  </w:t>
      </w:r>
      <w:proofErr w:type="spellStart"/>
      <w:r>
        <w:t>HL</w:t>
      </w:r>
      <w:proofErr w:type="gramEnd"/>
      <w:r>
        <w:t>_Team_Outputs</w:t>
      </w:r>
      <w:bookmarkEnd w:id="86"/>
      <w:proofErr w:type="spellEnd"/>
    </w:p>
    <w:p w14:paraId="00279524" w14:textId="26659CDD" w:rsidR="00A74A62" w:rsidRPr="00A74A62" w:rsidRDefault="00A74A62" w:rsidP="00A74A62">
      <w:r>
        <w:rPr>
          <w:i/>
          <w:iCs/>
        </w:rPr>
        <w:t xml:space="preserve">Tracks Honouring Life team knowledge mobilization and engagement outputs </w:t>
      </w:r>
      <w:proofErr w:type="gramStart"/>
      <w:r>
        <w:rPr>
          <w:i/>
          <w:iCs/>
        </w:rPr>
        <w:t>including</w:t>
      </w:r>
      <w:proofErr w:type="gramEnd"/>
      <w:r>
        <w:rPr>
          <w:i/>
          <w:iCs/>
        </w:rPr>
        <w:t xml:space="preserve"> presentations, consultations, workshops, webinars, publications, and other internal and external engagements. Supports annual reporting on team activity beyond direct program administration.</w:t>
      </w:r>
    </w:p>
    <w:tbl>
      <w:tblPr>
        <w:tblStyle w:val="TableGrid"/>
        <w:tblW w:w="0" w:type="auto"/>
        <w:tblLook w:val="04A0" w:firstRow="1" w:lastRow="0" w:firstColumn="1" w:lastColumn="0" w:noHBand="0" w:noVBand="1"/>
      </w:tblPr>
      <w:tblGrid>
        <w:gridCol w:w="1999"/>
        <w:gridCol w:w="1475"/>
        <w:gridCol w:w="3969"/>
        <w:gridCol w:w="1907"/>
      </w:tblGrid>
      <w:tr w:rsidR="00947491" w14:paraId="243C63B7" w14:textId="77777777" w:rsidTr="002616FA">
        <w:tc>
          <w:tcPr>
            <w:tcW w:w="1999" w:type="dxa"/>
            <w:tcBorders>
              <w:top w:val="single" w:sz="4" w:space="0" w:color="2E5E8E"/>
              <w:left w:val="single" w:sz="4" w:space="0" w:color="2E5E8E"/>
              <w:bottom w:val="single" w:sz="4" w:space="0" w:color="2E5E8E"/>
              <w:right w:val="single" w:sz="4" w:space="0" w:color="2E5E8E"/>
            </w:tcBorders>
            <w:shd w:val="clear" w:color="auto" w:fill="2E5E8E"/>
          </w:tcPr>
          <w:p w14:paraId="063BA9F7" w14:textId="77777777" w:rsidR="00947491" w:rsidRDefault="00947491" w:rsidP="004D1DE7">
            <w:pPr>
              <w:jc w:val="center"/>
            </w:pPr>
            <w:r>
              <w:rPr>
                <w:b/>
                <w:color w:val="FFFFFF"/>
                <w:sz w:val="18"/>
              </w:rPr>
              <w:t>Field Name</w:t>
            </w:r>
          </w:p>
        </w:tc>
        <w:tc>
          <w:tcPr>
            <w:tcW w:w="1475" w:type="dxa"/>
            <w:tcBorders>
              <w:top w:val="single" w:sz="4" w:space="0" w:color="2E5E8E"/>
              <w:left w:val="single" w:sz="4" w:space="0" w:color="2E5E8E"/>
              <w:bottom w:val="single" w:sz="4" w:space="0" w:color="2E5E8E"/>
              <w:right w:val="single" w:sz="4" w:space="0" w:color="2E5E8E"/>
            </w:tcBorders>
            <w:shd w:val="clear" w:color="auto" w:fill="2E5E8E"/>
          </w:tcPr>
          <w:p w14:paraId="39F4292B" w14:textId="77777777" w:rsidR="00947491" w:rsidRDefault="00947491" w:rsidP="004D1DE7">
            <w:pPr>
              <w:jc w:val="center"/>
            </w:pPr>
            <w:r>
              <w:rPr>
                <w:b/>
                <w:color w:val="FFFFFF"/>
                <w:sz w:val="18"/>
              </w:rPr>
              <w:t>Type</w:t>
            </w:r>
          </w:p>
        </w:tc>
        <w:tc>
          <w:tcPr>
            <w:tcW w:w="3969" w:type="dxa"/>
            <w:tcBorders>
              <w:top w:val="single" w:sz="4" w:space="0" w:color="2E5E8E"/>
              <w:left w:val="single" w:sz="4" w:space="0" w:color="2E5E8E"/>
              <w:bottom w:val="single" w:sz="4" w:space="0" w:color="2E5E8E"/>
              <w:right w:val="single" w:sz="4" w:space="0" w:color="2E5E8E"/>
            </w:tcBorders>
            <w:shd w:val="clear" w:color="auto" w:fill="2E5E8E"/>
          </w:tcPr>
          <w:p w14:paraId="66DC388D" w14:textId="77777777" w:rsidR="00947491" w:rsidRDefault="00947491" w:rsidP="004D1DE7">
            <w:pPr>
              <w:jc w:val="center"/>
            </w:pPr>
            <w:r>
              <w:rPr>
                <w:b/>
                <w:color w:val="FFFFFF"/>
                <w:sz w:val="18"/>
              </w:rPr>
              <w:t>Constraints / Notes</w:t>
            </w:r>
          </w:p>
        </w:tc>
        <w:tc>
          <w:tcPr>
            <w:tcW w:w="1907" w:type="dxa"/>
            <w:tcBorders>
              <w:top w:val="single" w:sz="4" w:space="0" w:color="2E5E8E"/>
              <w:left w:val="single" w:sz="4" w:space="0" w:color="2E5E8E"/>
              <w:bottom w:val="single" w:sz="4" w:space="0" w:color="2E5E8E"/>
              <w:right w:val="single" w:sz="4" w:space="0" w:color="2E5E8E"/>
            </w:tcBorders>
            <w:shd w:val="clear" w:color="auto" w:fill="2E5E8E"/>
          </w:tcPr>
          <w:p w14:paraId="29726293" w14:textId="77777777" w:rsidR="00947491" w:rsidRDefault="00947491" w:rsidP="004D1DE7">
            <w:pPr>
              <w:jc w:val="center"/>
            </w:pPr>
            <w:r>
              <w:rPr>
                <w:b/>
                <w:color w:val="FFFFFF"/>
                <w:sz w:val="18"/>
              </w:rPr>
              <w:t>Old Masterfile Equivalent</w:t>
            </w:r>
          </w:p>
        </w:tc>
      </w:tr>
      <w:tr w:rsidR="002616FA" w14:paraId="089184C9" w14:textId="77777777" w:rsidTr="002616FA">
        <w:tc>
          <w:tcPr>
            <w:tcW w:w="1999" w:type="dxa"/>
            <w:tcBorders>
              <w:top w:val="single" w:sz="4" w:space="0" w:color="999999"/>
              <w:left w:val="single" w:sz="4" w:space="0" w:color="999999"/>
              <w:bottom w:val="single" w:sz="4" w:space="0" w:color="999999"/>
              <w:right w:val="single" w:sz="4" w:space="0" w:color="999999"/>
            </w:tcBorders>
            <w:vAlign w:val="center"/>
          </w:tcPr>
          <w:p w14:paraId="3BCA33CE" w14:textId="39E4AAC3" w:rsidR="002616FA" w:rsidRPr="002616FA" w:rsidRDefault="002616FA" w:rsidP="002616FA">
            <w:pPr>
              <w:rPr>
                <w:sz w:val="18"/>
                <w:szCs w:val="20"/>
              </w:rPr>
            </w:pPr>
            <w:proofErr w:type="spellStart"/>
            <w:r w:rsidRPr="002616FA">
              <w:rPr>
                <w:sz w:val="18"/>
                <w:szCs w:val="20"/>
              </w:rPr>
              <w:t>Output_Type</w:t>
            </w:r>
            <w:proofErr w:type="spellEnd"/>
          </w:p>
        </w:tc>
        <w:tc>
          <w:tcPr>
            <w:tcW w:w="1475" w:type="dxa"/>
            <w:tcBorders>
              <w:top w:val="single" w:sz="4" w:space="0" w:color="999999"/>
              <w:left w:val="single" w:sz="4" w:space="0" w:color="999999"/>
              <w:bottom w:val="single" w:sz="4" w:space="0" w:color="999999"/>
              <w:right w:val="single" w:sz="4" w:space="0" w:color="999999"/>
            </w:tcBorders>
            <w:vAlign w:val="center"/>
          </w:tcPr>
          <w:p w14:paraId="573234E2" w14:textId="1477CBEA" w:rsidR="002616FA" w:rsidRPr="002616FA" w:rsidRDefault="002616FA" w:rsidP="002616FA">
            <w:pPr>
              <w:rPr>
                <w:sz w:val="18"/>
                <w:szCs w:val="20"/>
              </w:rPr>
            </w:pPr>
            <w:r w:rsidRPr="002616FA">
              <w:rPr>
                <w:sz w:val="18"/>
                <w:szCs w:val="20"/>
              </w:rPr>
              <w:t>Global Option Set</w:t>
            </w:r>
          </w:p>
        </w:tc>
        <w:tc>
          <w:tcPr>
            <w:tcW w:w="3969" w:type="dxa"/>
            <w:tcBorders>
              <w:top w:val="single" w:sz="4" w:space="0" w:color="999999"/>
              <w:left w:val="single" w:sz="4" w:space="0" w:color="999999"/>
              <w:bottom w:val="single" w:sz="4" w:space="0" w:color="999999"/>
              <w:right w:val="single" w:sz="4" w:space="0" w:color="999999"/>
            </w:tcBorders>
            <w:vAlign w:val="center"/>
          </w:tcPr>
          <w:p w14:paraId="3C23B425" w14:textId="52D69803" w:rsidR="002616FA" w:rsidRPr="002616FA" w:rsidRDefault="002616FA" w:rsidP="002616FA">
            <w:pPr>
              <w:rPr>
                <w:sz w:val="18"/>
                <w:szCs w:val="20"/>
              </w:rPr>
            </w:pPr>
            <w:proofErr w:type="spellStart"/>
            <w:r w:rsidRPr="002616FA">
              <w:rPr>
                <w:sz w:val="18"/>
                <w:szCs w:val="20"/>
              </w:rPr>
              <w:t>Output_Type</w:t>
            </w:r>
            <w:proofErr w:type="spellEnd"/>
            <w:r w:rsidRPr="002616FA">
              <w:rPr>
                <w:sz w:val="18"/>
                <w:szCs w:val="20"/>
              </w:rPr>
              <w:t xml:space="preserve"> option set — Presentation / Consultation / Workshop or Training / Webinar / Report or Publication / Committee Participation / Media or Communications / Other</w:t>
            </w:r>
          </w:p>
        </w:tc>
        <w:tc>
          <w:tcPr>
            <w:tcW w:w="1907" w:type="dxa"/>
            <w:tcBorders>
              <w:top w:val="single" w:sz="4" w:space="0" w:color="999999"/>
              <w:left w:val="single" w:sz="4" w:space="0" w:color="999999"/>
              <w:bottom w:val="single" w:sz="4" w:space="0" w:color="999999"/>
              <w:right w:val="single" w:sz="4" w:space="0" w:color="999999"/>
            </w:tcBorders>
          </w:tcPr>
          <w:p w14:paraId="40C2B473" w14:textId="77777777" w:rsidR="002616FA" w:rsidRDefault="002616FA" w:rsidP="002616FA"/>
        </w:tc>
      </w:tr>
      <w:tr w:rsidR="002616FA" w14:paraId="0C456536" w14:textId="77777777" w:rsidTr="002616FA">
        <w:tc>
          <w:tcPr>
            <w:tcW w:w="199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519FC0CD" w14:textId="0D929A49" w:rsidR="002616FA" w:rsidRPr="002616FA" w:rsidRDefault="002616FA" w:rsidP="002616FA">
            <w:pPr>
              <w:rPr>
                <w:sz w:val="18"/>
                <w:szCs w:val="20"/>
              </w:rPr>
            </w:pPr>
            <w:proofErr w:type="spellStart"/>
            <w:r w:rsidRPr="002616FA">
              <w:rPr>
                <w:sz w:val="18"/>
                <w:szCs w:val="20"/>
              </w:rPr>
              <w:t>Output_Date</w:t>
            </w:r>
            <w:proofErr w:type="spellEnd"/>
          </w:p>
        </w:tc>
        <w:tc>
          <w:tcPr>
            <w:tcW w:w="1475"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78B451A2" w14:textId="4C35AB46" w:rsidR="002616FA" w:rsidRPr="002616FA" w:rsidRDefault="002616FA" w:rsidP="002616FA">
            <w:pPr>
              <w:rPr>
                <w:sz w:val="18"/>
                <w:szCs w:val="20"/>
              </w:rPr>
            </w:pPr>
            <w:r w:rsidRPr="002616FA">
              <w:rPr>
                <w:sz w:val="18"/>
                <w:szCs w:val="20"/>
              </w:rPr>
              <w:t>Date Only</w:t>
            </w:r>
          </w:p>
        </w:tc>
        <w:tc>
          <w:tcPr>
            <w:tcW w:w="396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38ACB9E6" w14:textId="41F88495" w:rsidR="002616FA" w:rsidRPr="002616FA" w:rsidRDefault="002616FA" w:rsidP="002616FA">
            <w:pPr>
              <w:rPr>
                <w:sz w:val="18"/>
                <w:szCs w:val="20"/>
              </w:rPr>
            </w:pPr>
            <w:r w:rsidRPr="002616FA">
              <w:rPr>
                <w:sz w:val="18"/>
                <w:szCs w:val="20"/>
              </w:rPr>
              <w:t>Date of the output or publication; required</w:t>
            </w:r>
          </w:p>
        </w:tc>
        <w:tc>
          <w:tcPr>
            <w:tcW w:w="1907" w:type="dxa"/>
            <w:tcBorders>
              <w:top w:val="single" w:sz="4" w:space="0" w:color="999999"/>
              <w:left w:val="single" w:sz="4" w:space="0" w:color="999999"/>
              <w:bottom w:val="single" w:sz="4" w:space="0" w:color="999999"/>
              <w:right w:val="single" w:sz="4" w:space="0" w:color="999999"/>
            </w:tcBorders>
            <w:shd w:val="clear" w:color="auto" w:fill="EBF2FA"/>
          </w:tcPr>
          <w:p w14:paraId="556484BF" w14:textId="432A12C0" w:rsidR="002616FA" w:rsidRDefault="002616FA" w:rsidP="002616FA"/>
        </w:tc>
      </w:tr>
      <w:tr w:rsidR="002616FA" w14:paraId="6A86B4B5" w14:textId="77777777" w:rsidTr="002616FA">
        <w:tc>
          <w:tcPr>
            <w:tcW w:w="1999" w:type="dxa"/>
            <w:tcBorders>
              <w:top w:val="single" w:sz="4" w:space="0" w:color="999999"/>
              <w:left w:val="single" w:sz="4" w:space="0" w:color="999999"/>
              <w:bottom w:val="single" w:sz="4" w:space="0" w:color="999999"/>
              <w:right w:val="single" w:sz="4" w:space="0" w:color="999999"/>
            </w:tcBorders>
            <w:vAlign w:val="center"/>
          </w:tcPr>
          <w:p w14:paraId="5D488994" w14:textId="76030E09" w:rsidR="002616FA" w:rsidRPr="002616FA" w:rsidRDefault="002616FA" w:rsidP="002616FA">
            <w:pPr>
              <w:rPr>
                <w:sz w:val="18"/>
                <w:szCs w:val="20"/>
              </w:rPr>
            </w:pPr>
            <w:proofErr w:type="spellStart"/>
            <w:r w:rsidRPr="002616FA">
              <w:rPr>
                <w:sz w:val="18"/>
                <w:szCs w:val="20"/>
              </w:rPr>
              <w:t>Fiscal_Year_ID</w:t>
            </w:r>
            <w:proofErr w:type="spellEnd"/>
          </w:p>
        </w:tc>
        <w:tc>
          <w:tcPr>
            <w:tcW w:w="1475" w:type="dxa"/>
            <w:tcBorders>
              <w:top w:val="single" w:sz="4" w:space="0" w:color="999999"/>
              <w:left w:val="single" w:sz="4" w:space="0" w:color="999999"/>
              <w:bottom w:val="single" w:sz="4" w:space="0" w:color="999999"/>
              <w:right w:val="single" w:sz="4" w:space="0" w:color="999999"/>
            </w:tcBorders>
            <w:vAlign w:val="center"/>
          </w:tcPr>
          <w:p w14:paraId="42D2DF1D" w14:textId="6E3E5B2A" w:rsidR="002616FA" w:rsidRPr="002616FA" w:rsidRDefault="002616FA" w:rsidP="002616FA">
            <w:pPr>
              <w:rPr>
                <w:sz w:val="18"/>
                <w:szCs w:val="20"/>
              </w:rPr>
            </w:pPr>
            <w:r w:rsidRPr="002616FA">
              <w:rPr>
                <w:sz w:val="18"/>
                <w:szCs w:val="20"/>
              </w:rPr>
              <w:t>Lookup</w:t>
            </w:r>
          </w:p>
        </w:tc>
        <w:tc>
          <w:tcPr>
            <w:tcW w:w="3969" w:type="dxa"/>
            <w:tcBorders>
              <w:top w:val="single" w:sz="4" w:space="0" w:color="999999"/>
              <w:left w:val="single" w:sz="4" w:space="0" w:color="999999"/>
              <w:bottom w:val="single" w:sz="4" w:space="0" w:color="999999"/>
              <w:right w:val="single" w:sz="4" w:space="0" w:color="999999"/>
            </w:tcBorders>
            <w:vAlign w:val="center"/>
          </w:tcPr>
          <w:p w14:paraId="2EC6280A" w14:textId="693C49AD" w:rsidR="002616FA" w:rsidRPr="002616FA" w:rsidRDefault="002616FA" w:rsidP="002616FA">
            <w:pPr>
              <w:rPr>
                <w:sz w:val="18"/>
                <w:szCs w:val="20"/>
              </w:rPr>
            </w:pPr>
            <w:r w:rsidRPr="002616FA">
              <w:rPr>
                <w:sz w:val="18"/>
                <w:szCs w:val="20"/>
              </w:rPr>
              <w:t xml:space="preserve">→ </w:t>
            </w:r>
            <w:proofErr w:type="spellStart"/>
            <w:r w:rsidRPr="002616FA">
              <w:rPr>
                <w:sz w:val="18"/>
                <w:szCs w:val="20"/>
              </w:rPr>
              <w:t>Fiscal_Years</w:t>
            </w:r>
            <w:proofErr w:type="spellEnd"/>
            <w:r w:rsidRPr="002616FA">
              <w:rPr>
                <w:sz w:val="18"/>
                <w:szCs w:val="20"/>
              </w:rPr>
              <w:t>; required</w:t>
            </w:r>
          </w:p>
        </w:tc>
        <w:tc>
          <w:tcPr>
            <w:tcW w:w="1907" w:type="dxa"/>
            <w:tcBorders>
              <w:top w:val="single" w:sz="4" w:space="0" w:color="999999"/>
              <w:left w:val="single" w:sz="4" w:space="0" w:color="999999"/>
              <w:bottom w:val="single" w:sz="4" w:space="0" w:color="999999"/>
              <w:right w:val="single" w:sz="4" w:space="0" w:color="999999"/>
            </w:tcBorders>
          </w:tcPr>
          <w:p w14:paraId="02FACC92" w14:textId="3CD43762" w:rsidR="002616FA" w:rsidRDefault="002616FA" w:rsidP="002616FA"/>
        </w:tc>
      </w:tr>
      <w:tr w:rsidR="002616FA" w14:paraId="2E492038" w14:textId="77777777" w:rsidTr="002616FA">
        <w:tc>
          <w:tcPr>
            <w:tcW w:w="199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4CCF8262" w14:textId="48E34F95" w:rsidR="002616FA" w:rsidRPr="002616FA" w:rsidRDefault="002616FA" w:rsidP="002616FA">
            <w:pPr>
              <w:rPr>
                <w:sz w:val="18"/>
                <w:szCs w:val="20"/>
              </w:rPr>
            </w:pPr>
            <w:r w:rsidRPr="002616FA">
              <w:rPr>
                <w:sz w:val="18"/>
                <w:szCs w:val="20"/>
              </w:rPr>
              <w:t>Title</w:t>
            </w:r>
          </w:p>
        </w:tc>
        <w:tc>
          <w:tcPr>
            <w:tcW w:w="1475"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4FC9D965" w14:textId="5370E9E2" w:rsidR="002616FA" w:rsidRPr="002616FA" w:rsidRDefault="002616FA" w:rsidP="002616FA">
            <w:pPr>
              <w:rPr>
                <w:sz w:val="18"/>
                <w:szCs w:val="20"/>
              </w:rPr>
            </w:pPr>
            <w:r w:rsidRPr="002616FA">
              <w:rPr>
                <w:sz w:val="18"/>
                <w:szCs w:val="20"/>
              </w:rPr>
              <w:t>Text</w:t>
            </w:r>
          </w:p>
        </w:tc>
        <w:tc>
          <w:tcPr>
            <w:tcW w:w="396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0DA5D1D5" w14:textId="2DC96C61" w:rsidR="002616FA" w:rsidRPr="002616FA" w:rsidRDefault="002616FA" w:rsidP="002616FA">
            <w:pPr>
              <w:rPr>
                <w:sz w:val="18"/>
                <w:szCs w:val="20"/>
              </w:rPr>
            </w:pPr>
            <w:r w:rsidRPr="002616FA">
              <w:rPr>
                <w:sz w:val="18"/>
                <w:szCs w:val="20"/>
              </w:rPr>
              <w:t>Title or name of the output; required</w:t>
            </w:r>
          </w:p>
        </w:tc>
        <w:tc>
          <w:tcPr>
            <w:tcW w:w="1907" w:type="dxa"/>
            <w:tcBorders>
              <w:top w:val="single" w:sz="4" w:space="0" w:color="999999"/>
              <w:left w:val="single" w:sz="4" w:space="0" w:color="999999"/>
              <w:bottom w:val="single" w:sz="4" w:space="0" w:color="999999"/>
              <w:right w:val="single" w:sz="4" w:space="0" w:color="999999"/>
            </w:tcBorders>
            <w:shd w:val="clear" w:color="auto" w:fill="EBF2FA"/>
          </w:tcPr>
          <w:p w14:paraId="2D6F9F90" w14:textId="77777777" w:rsidR="002616FA" w:rsidRDefault="002616FA" w:rsidP="002616FA"/>
        </w:tc>
      </w:tr>
      <w:tr w:rsidR="002616FA" w14:paraId="5C720941" w14:textId="77777777" w:rsidTr="002616FA">
        <w:tc>
          <w:tcPr>
            <w:tcW w:w="1999" w:type="dxa"/>
            <w:tcBorders>
              <w:top w:val="single" w:sz="4" w:space="0" w:color="999999"/>
              <w:left w:val="single" w:sz="4" w:space="0" w:color="999999"/>
              <w:bottom w:val="single" w:sz="4" w:space="0" w:color="999999"/>
              <w:right w:val="single" w:sz="4" w:space="0" w:color="999999"/>
            </w:tcBorders>
            <w:vAlign w:val="center"/>
          </w:tcPr>
          <w:p w14:paraId="4665D411" w14:textId="234F8095" w:rsidR="002616FA" w:rsidRPr="002616FA" w:rsidRDefault="002616FA" w:rsidP="002616FA">
            <w:pPr>
              <w:rPr>
                <w:sz w:val="18"/>
                <w:szCs w:val="20"/>
              </w:rPr>
            </w:pPr>
            <w:proofErr w:type="spellStart"/>
            <w:r w:rsidRPr="002616FA">
              <w:rPr>
                <w:sz w:val="18"/>
                <w:szCs w:val="20"/>
              </w:rPr>
              <w:t>Audience_Description</w:t>
            </w:r>
            <w:proofErr w:type="spellEnd"/>
          </w:p>
        </w:tc>
        <w:tc>
          <w:tcPr>
            <w:tcW w:w="1475" w:type="dxa"/>
            <w:tcBorders>
              <w:top w:val="single" w:sz="4" w:space="0" w:color="999999"/>
              <w:left w:val="single" w:sz="4" w:space="0" w:color="999999"/>
              <w:bottom w:val="single" w:sz="4" w:space="0" w:color="999999"/>
              <w:right w:val="single" w:sz="4" w:space="0" w:color="999999"/>
            </w:tcBorders>
            <w:vAlign w:val="center"/>
          </w:tcPr>
          <w:p w14:paraId="4B857434" w14:textId="3C04A893" w:rsidR="002616FA" w:rsidRPr="002616FA" w:rsidRDefault="002616FA" w:rsidP="002616FA">
            <w:pPr>
              <w:rPr>
                <w:sz w:val="18"/>
                <w:szCs w:val="20"/>
              </w:rPr>
            </w:pPr>
            <w:r w:rsidRPr="002616FA">
              <w:rPr>
                <w:sz w:val="18"/>
                <w:szCs w:val="20"/>
              </w:rPr>
              <w:t>Text</w:t>
            </w:r>
          </w:p>
        </w:tc>
        <w:tc>
          <w:tcPr>
            <w:tcW w:w="3969" w:type="dxa"/>
            <w:tcBorders>
              <w:top w:val="single" w:sz="4" w:space="0" w:color="999999"/>
              <w:left w:val="single" w:sz="4" w:space="0" w:color="999999"/>
              <w:bottom w:val="single" w:sz="4" w:space="0" w:color="999999"/>
              <w:right w:val="single" w:sz="4" w:space="0" w:color="999999"/>
            </w:tcBorders>
            <w:vAlign w:val="center"/>
          </w:tcPr>
          <w:p w14:paraId="59C7DB89" w14:textId="19C3DE14" w:rsidR="002616FA" w:rsidRPr="002616FA" w:rsidRDefault="002616FA" w:rsidP="002616FA">
            <w:pPr>
              <w:rPr>
                <w:sz w:val="18"/>
                <w:szCs w:val="20"/>
              </w:rPr>
            </w:pPr>
            <w:r w:rsidRPr="002616FA">
              <w:rPr>
                <w:sz w:val="18"/>
                <w:szCs w:val="20"/>
              </w:rPr>
              <w:t>Who the output was for e.g. AHS Senior Leadership, Government of Alberta Ministry, academic conference</w:t>
            </w:r>
          </w:p>
        </w:tc>
        <w:tc>
          <w:tcPr>
            <w:tcW w:w="1907" w:type="dxa"/>
            <w:tcBorders>
              <w:top w:val="single" w:sz="4" w:space="0" w:color="999999"/>
              <w:left w:val="single" w:sz="4" w:space="0" w:color="999999"/>
              <w:bottom w:val="single" w:sz="4" w:space="0" w:color="999999"/>
              <w:right w:val="single" w:sz="4" w:space="0" w:color="999999"/>
            </w:tcBorders>
          </w:tcPr>
          <w:p w14:paraId="633DFF25" w14:textId="77777777" w:rsidR="002616FA" w:rsidRDefault="002616FA" w:rsidP="002616FA"/>
        </w:tc>
      </w:tr>
      <w:tr w:rsidR="002616FA" w14:paraId="4723E572" w14:textId="77777777" w:rsidTr="002616FA">
        <w:tc>
          <w:tcPr>
            <w:tcW w:w="199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1DD9E226" w14:textId="0A2B7478" w:rsidR="002616FA" w:rsidRPr="002616FA" w:rsidRDefault="002616FA" w:rsidP="002616FA">
            <w:pPr>
              <w:rPr>
                <w:sz w:val="18"/>
                <w:szCs w:val="20"/>
              </w:rPr>
            </w:pPr>
            <w:proofErr w:type="spellStart"/>
            <w:r w:rsidRPr="002616FA">
              <w:rPr>
                <w:sz w:val="18"/>
                <w:szCs w:val="20"/>
              </w:rPr>
              <w:t>Audience_Type</w:t>
            </w:r>
            <w:proofErr w:type="spellEnd"/>
          </w:p>
        </w:tc>
        <w:tc>
          <w:tcPr>
            <w:tcW w:w="1475"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4AC595FC" w14:textId="401FD2D8" w:rsidR="002616FA" w:rsidRPr="002616FA" w:rsidRDefault="002616FA" w:rsidP="002616FA">
            <w:pPr>
              <w:rPr>
                <w:sz w:val="18"/>
                <w:szCs w:val="20"/>
              </w:rPr>
            </w:pPr>
            <w:r w:rsidRPr="002616FA">
              <w:rPr>
                <w:sz w:val="18"/>
                <w:szCs w:val="20"/>
              </w:rPr>
              <w:t>Choice</w:t>
            </w:r>
          </w:p>
        </w:tc>
        <w:tc>
          <w:tcPr>
            <w:tcW w:w="396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1917B7A5" w14:textId="0218941A" w:rsidR="002616FA" w:rsidRPr="002616FA" w:rsidRDefault="002616FA" w:rsidP="002616FA">
            <w:pPr>
              <w:rPr>
                <w:sz w:val="18"/>
                <w:szCs w:val="20"/>
              </w:rPr>
            </w:pPr>
            <w:r w:rsidRPr="002616FA">
              <w:rPr>
                <w:sz w:val="18"/>
                <w:szCs w:val="20"/>
              </w:rPr>
              <w:t>Internal (PCA</w:t>
            </w:r>
            <w:r w:rsidR="00471E0A">
              <w:rPr>
                <w:sz w:val="18"/>
                <w:szCs w:val="20"/>
              </w:rPr>
              <w:t>/AHS</w:t>
            </w:r>
            <w:r w:rsidRPr="002616FA">
              <w:rPr>
                <w:sz w:val="18"/>
                <w:szCs w:val="20"/>
              </w:rPr>
              <w:t>) / Government / Academic or Research / Community / Public / Multi-Audience / Other</w:t>
            </w:r>
          </w:p>
        </w:tc>
        <w:tc>
          <w:tcPr>
            <w:tcW w:w="1907" w:type="dxa"/>
            <w:tcBorders>
              <w:top w:val="single" w:sz="4" w:space="0" w:color="999999"/>
              <w:left w:val="single" w:sz="4" w:space="0" w:color="999999"/>
              <w:bottom w:val="single" w:sz="4" w:space="0" w:color="999999"/>
              <w:right w:val="single" w:sz="4" w:space="0" w:color="999999"/>
            </w:tcBorders>
            <w:shd w:val="clear" w:color="auto" w:fill="EBF2FA"/>
          </w:tcPr>
          <w:p w14:paraId="3DECF947" w14:textId="77777777" w:rsidR="002616FA" w:rsidRDefault="002616FA" w:rsidP="002616FA"/>
        </w:tc>
      </w:tr>
      <w:tr w:rsidR="002616FA" w14:paraId="65A08D72" w14:textId="77777777" w:rsidTr="002616FA">
        <w:tc>
          <w:tcPr>
            <w:tcW w:w="1999" w:type="dxa"/>
            <w:tcBorders>
              <w:top w:val="single" w:sz="4" w:space="0" w:color="999999"/>
              <w:left w:val="single" w:sz="4" w:space="0" w:color="999999"/>
              <w:bottom w:val="single" w:sz="4" w:space="0" w:color="999999"/>
              <w:right w:val="single" w:sz="4" w:space="0" w:color="999999"/>
            </w:tcBorders>
            <w:vAlign w:val="center"/>
          </w:tcPr>
          <w:p w14:paraId="47261949" w14:textId="37405256" w:rsidR="002616FA" w:rsidRPr="002616FA" w:rsidRDefault="002616FA" w:rsidP="002616FA">
            <w:pPr>
              <w:rPr>
                <w:sz w:val="18"/>
                <w:szCs w:val="20"/>
              </w:rPr>
            </w:pPr>
            <w:proofErr w:type="spellStart"/>
            <w:r w:rsidRPr="002616FA">
              <w:rPr>
                <w:sz w:val="18"/>
                <w:szCs w:val="20"/>
              </w:rPr>
              <w:t>Primary_Staff_ID</w:t>
            </w:r>
            <w:proofErr w:type="spellEnd"/>
          </w:p>
        </w:tc>
        <w:tc>
          <w:tcPr>
            <w:tcW w:w="1475" w:type="dxa"/>
            <w:tcBorders>
              <w:top w:val="single" w:sz="4" w:space="0" w:color="999999"/>
              <w:left w:val="single" w:sz="4" w:space="0" w:color="999999"/>
              <w:bottom w:val="single" w:sz="4" w:space="0" w:color="999999"/>
              <w:right w:val="single" w:sz="4" w:space="0" w:color="999999"/>
            </w:tcBorders>
            <w:vAlign w:val="center"/>
          </w:tcPr>
          <w:p w14:paraId="1BA4DB51" w14:textId="39A37A58" w:rsidR="002616FA" w:rsidRPr="002616FA" w:rsidRDefault="002616FA" w:rsidP="002616FA">
            <w:pPr>
              <w:rPr>
                <w:sz w:val="18"/>
                <w:szCs w:val="20"/>
              </w:rPr>
            </w:pPr>
            <w:r w:rsidRPr="002616FA">
              <w:rPr>
                <w:sz w:val="18"/>
                <w:szCs w:val="20"/>
              </w:rPr>
              <w:t>Lookup</w:t>
            </w:r>
          </w:p>
        </w:tc>
        <w:tc>
          <w:tcPr>
            <w:tcW w:w="3969" w:type="dxa"/>
            <w:tcBorders>
              <w:top w:val="single" w:sz="4" w:space="0" w:color="999999"/>
              <w:left w:val="single" w:sz="4" w:space="0" w:color="999999"/>
              <w:bottom w:val="single" w:sz="4" w:space="0" w:color="999999"/>
              <w:right w:val="single" w:sz="4" w:space="0" w:color="999999"/>
            </w:tcBorders>
            <w:vAlign w:val="center"/>
          </w:tcPr>
          <w:p w14:paraId="1E7E6514" w14:textId="4F995849" w:rsidR="002616FA" w:rsidRPr="002616FA" w:rsidRDefault="002616FA" w:rsidP="002616FA">
            <w:pPr>
              <w:rPr>
                <w:sz w:val="18"/>
                <w:szCs w:val="20"/>
              </w:rPr>
            </w:pPr>
            <w:r w:rsidRPr="002616FA">
              <w:rPr>
                <w:sz w:val="18"/>
                <w:szCs w:val="20"/>
              </w:rPr>
              <w:t>→ Staff; nullable — primary presenter, author, or lead</w:t>
            </w:r>
          </w:p>
        </w:tc>
        <w:tc>
          <w:tcPr>
            <w:tcW w:w="1907" w:type="dxa"/>
            <w:tcBorders>
              <w:top w:val="single" w:sz="4" w:space="0" w:color="999999"/>
              <w:left w:val="single" w:sz="4" w:space="0" w:color="999999"/>
              <w:bottom w:val="single" w:sz="4" w:space="0" w:color="999999"/>
              <w:right w:val="single" w:sz="4" w:space="0" w:color="999999"/>
            </w:tcBorders>
          </w:tcPr>
          <w:p w14:paraId="71F88202" w14:textId="1AE53D33" w:rsidR="002616FA" w:rsidRDefault="002616FA" w:rsidP="002616FA"/>
        </w:tc>
      </w:tr>
      <w:tr w:rsidR="002616FA" w14:paraId="21D8F2D0" w14:textId="77777777" w:rsidTr="002616FA">
        <w:tc>
          <w:tcPr>
            <w:tcW w:w="199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5B5F3F08" w14:textId="48DCCBF3" w:rsidR="002616FA" w:rsidRPr="002616FA" w:rsidRDefault="002616FA" w:rsidP="002616FA">
            <w:pPr>
              <w:rPr>
                <w:sz w:val="18"/>
                <w:szCs w:val="20"/>
              </w:rPr>
            </w:pPr>
            <w:proofErr w:type="spellStart"/>
            <w:r w:rsidRPr="002616FA">
              <w:rPr>
                <w:sz w:val="18"/>
                <w:szCs w:val="20"/>
              </w:rPr>
              <w:t>Additional_Staff</w:t>
            </w:r>
            <w:proofErr w:type="spellEnd"/>
          </w:p>
        </w:tc>
        <w:tc>
          <w:tcPr>
            <w:tcW w:w="1475"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7001EFF8" w14:textId="5989048A" w:rsidR="002616FA" w:rsidRPr="002616FA" w:rsidRDefault="002616FA" w:rsidP="002616FA">
            <w:pPr>
              <w:rPr>
                <w:sz w:val="18"/>
                <w:szCs w:val="20"/>
              </w:rPr>
            </w:pPr>
            <w:r w:rsidRPr="002616FA">
              <w:rPr>
                <w:sz w:val="18"/>
                <w:szCs w:val="20"/>
              </w:rPr>
              <w:t>Text</w:t>
            </w:r>
          </w:p>
        </w:tc>
        <w:tc>
          <w:tcPr>
            <w:tcW w:w="396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155FE3AC" w14:textId="7880051C" w:rsidR="002616FA" w:rsidRPr="002616FA" w:rsidRDefault="002616FA" w:rsidP="002616FA">
            <w:pPr>
              <w:rPr>
                <w:sz w:val="18"/>
                <w:szCs w:val="20"/>
              </w:rPr>
            </w:pPr>
            <w:r w:rsidRPr="002616FA">
              <w:rPr>
                <w:sz w:val="18"/>
                <w:szCs w:val="20"/>
              </w:rPr>
              <w:t xml:space="preserve">Free text for co-presenters or contributing staff not </w:t>
            </w:r>
            <w:proofErr w:type="gramStart"/>
            <w:r w:rsidRPr="002616FA">
              <w:rPr>
                <w:sz w:val="18"/>
                <w:szCs w:val="20"/>
              </w:rPr>
              <w:t>in</w:t>
            </w:r>
            <w:proofErr w:type="gramEnd"/>
            <w:r w:rsidRPr="002616FA">
              <w:rPr>
                <w:sz w:val="18"/>
                <w:szCs w:val="20"/>
              </w:rPr>
              <w:t xml:space="preserve"> Staff table</w:t>
            </w:r>
          </w:p>
        </w:tc>
        <w:tc>
          <w:tcPr>
            <w:tcW w:w="1907" w:type="dxa"/>
            <w:tcBorders>
              <w:top w:val="single" w:sz="4" w:space="0" w:color="999999"/>
              <w:left w:val="single" w:sz="4" w:space="0" w:color="999999"/>
              <w:bottom w:val="single" w:sz="4" w:space="0" w:color="999999"/>
              <w:right w:val="single" w:sz="4" w:space="0" w:color="999999"/>
            </w:tcBorders>
            <w:shd w:val="clear" w:color="auto" w:fill="EBF2FA"/>
          </w:tcPr>
          <w:p w14:paraId="1AAE0A97" w14:textId="250137AA" w:rsidR="002616FA" w:rsidRDefault="002616FA" w:rsidP="002616FA"/>
        </w:tc>
      </w:tr>
      <w:tr w:rsidR="002616FA" w14:paraId="586AA742" w14:textId="77777777" w:rsidTr="002616FA">
        <w:tc>
          <w:tcPr>
            <w:tcW w:w="1999" w:type="dxa"/>
            <w:tcBorders>
              <w:top w:val="single" w:sz="4" w:space="0" w:color="999999"/>
              <w:left w:val="single" w:sz="4" w:space="0" w:color="999999"/>
              <w:bottom w:val="single" w:sz="4" w:space="0" w:color="999999"/>
              <w:right w:val="single" w:sz="4" w:space="0" w:color="999999"/>
            </w:tcBorders>
            <w:vAlign w:val="center"/>
          </w:tcPr>
          <w:p w14:paraId="65DCF91C" w14:textId="0E9F69B8" w:rsidR="002616FA" w:rsidRPr="002616FA" w:rsidRDefault="002616FA" w:rsidP="002616FA">
            <w:pPr>
              <w:rPr>
                <w:sz w:val="18"/>
                <w:szCs w:val="20"/>
              </w:rPr>
            </w:pPr>
            <w:proofErr w:type="spellStart"/>
            <w:r w:rsidRPr="002616FA">
              <w:rPr>
                <w:sz w:val="18"/>
                <w:szCs w:val="20"/>
              </w:rPr>
              <w:t>Community_ID</w:t>
            </w:r>
            <w:proofErr w:type="spellEnd"/>
          </w:p>
        </w:tc>
        <w:tc>
          <w:tcPr>
            <w:tcW w:w="1475" w:type="dxa"/>
            <w:tcBorders>
              <w:top w:val="single" w:sz="4" w:space="0" w:color="999999"/>
              <w:left w:val="single" w:sz="4" w:space="0" w:color="999999"/>
              <w:bottom w:val="single" w:sz="4" w:space="0" w:color="999999"/>
              <w:right w:val="single" w:sz="4" w:space="0" w:color="999999"/>
            </w:tcBorders>
            <w:vAlign w:val="center"/>
          </w:tcPr>
          <w:p w14:paraId="694D8667" w14:textId="14A76A0C" w:rsidR="002616FA" w:rsidRPr="002616FA" w:rsidRDefault="002616FA" w:rsidP="002616FA">
            <w:pPr>
              <w:rPr>
                <w:sz w:val="18"/>
                <w:szCs w:val="20"/>
              </w:rPr>
            </w:pPr>
            <w:r w:rsidRPr="002616FA">
              <w:rPr>
                <w:sz w:val="18"/>
                <w:szCs w:val="20"/>
              </w:rPr>
              <w:t>Lookup</w:t>
            </w:r>
          </w:p>
        </w:tc>
        <w:tc>
          <w:tcPr>
            <w:tcW w:w="3969" w:type="dxa"/>
            <w:tcBorders>
              <w:top w:val="single" w:sz="4" w:space="0" w:color="999999"/>
              <w:left w:val="single" w:sz="4" w:space="0" w:color="999999"/>
              <w:bottom w:val="single" w:sz="4" w:space="0" w:color="999999"/>
              <w:right w:val="single" w:sz="4" w:space="0" w:color="999999"/>
            </w:tcBorders>
            <w:vAlign w:val="center"/>
          </w:tcPr>
          <w:p w14:paraId="5E2A1873" w14:textId="759C1CA8" w:rsidR="002616FA" w:rsidRPr="002616FA" w:rsidRDefault="002616FA" w:rsidP="002616FA">
            <w:pPr>
              <w:rPr>
                <w:sz w:val="18"/>
                <w:szCs w:val="20"/>
              </w:rPr>
            </w:pPr>
            <w:r w:rsidRPr="002616FA">
              <w:rPr>
                <w:sz w:val="18"/>
                <w:szCs w:val="20"/>
              </w:rPr>
              <w:t>→ Communities; nullable — if output relates to a specific community</w:t>
            </w:r>
          </w:p>
        </w:tc>
        <w:tc>
          <w:tcPr>
            <w:tcW w:w="1907" w:type="dxa"/>
            <w:tcBorders>
              <w:top w:val="single" w:sz="4" w:space="0" w:color="999999"/>
              <w:left w:val="single" w:sz="4" w:space="0" w:color="999999"/>
              <w:bottom w:val="single" w:sz="4" w:space="0" w:color="999999"/>
              <w:right w:val="single" w:sz="4" w:space="0" w:color="999999"/>
            </w:tcBorders>
          </w:tcPr>
          <w:p w14:paraId="0FF8D75C" w14:textId="77777777" w:rsidR="002616FA" w:rsidRDefault="002616FA" w:rsidP="002616FA"/>
        </w:tc>
      </w:tr>
      <w:tr w:rsidR="002616FA" w14:paraId="241F3267" w14:textId="77777777" w:rsidTr="002616FA">
        <w:tc>
          <w:tcPr>
            <w:tcW w:w="199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26519CC7" w14:textId="5BDD71D5" w:rsidR="002616FA" w:rsidRPr="002616FA" w:rsidRDefault="002616FA" w:rsidP="002616FA">
            <w:pPr>
              <w:rPr>
                <w:sz w:val="18"/>
                <w:szCs w:val="20"/>
              </w:rPr>
            </w:pPr>
            <w:proofErr w:type="spellStart"/>
            <w:r w:rsidRPr="002616FA">
              <w:rPr>
                <w:sz w:val="18"/>
                <w:szCs w:val="20"/>
              </w:rPr>
              <w:t>Contract_ID</w:t>
            </w:r>
            <w:proofErr w:type="spellEnd"/>
          </w:p>
        </w:tc>
        <w:tc>
          <w:tcPr>
            <w:tcW w:w="1475"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23F84B9F" w14:textId="5964DF1B" w:rsidR="002616FA" w:rsidRPr="002616FA" w:rsidRDefault="002616FA" w:rsidP="002616FA">
            <w:pPr>
              <w:rPr>
                <w:sz w:val="18"/>
                <w:szCs w:val="20"/>
              </w:rPr>
            </w:pPr>
            <w:r w:rsidRPr="002616FA">
              <w:rPr>
                <w:sz w:val="18"/>
                <w:szCs w:val="20"/>
              </w:rPr>
              <w:t>Lookup</w:t>
            </w:r>
          </w:p>
        </w:tc>
        <w:tc>
          <w:tcPr>
            <w:tcW w:w="396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0779D7A0" w14:textId="0DCFE9C6" w:rsidR="002616FA" w:rsidRPr="002616FA" w:rsidRDefault="002616FA" w:rsidP="002616FA">
            <w:pPr>
              <w:rPr>
                <w:sz w:val="18"/>
                <w:szCs w:val="20"/>
              </w:rPr>
            </w:pPr>
            <w:r w:rsidRPr="002616FA">
              <w:rPr>
                <w:sz w:val="18"/>
                <w:szCs w:val="20"/>
              </w:rPr>
              <w:t>→ Contracts; nullable — if output relates to a specific contract</w:t>
            </w:r>
          </w:p>
        </w:tc>
        <w:tc>
          <w:tcPr>
            <w:tcW w:w="1907" w:type="dxa"/>
            <w:tcBorders>
              <w:top w:val="single" w:sz="4" w:space="0" w:color="999999"/>
              <w:left w:val="single" w:sz="4" w:space="0" w:color="999999"/>
              <w:bottom w:val="single" w:sz="4" w:space="0" w:color="999999"/>
              <w:right w:val="single" w:sz="4" w:space="0" w:color="999999"/>
            </w:tcBorders>
            <w:shd w:val="clear" w:color="auto" w:fill="EBF2FA"/>
          </w:tcPr>
          <w:p w14:paraId="6851C5D4" w14:textId="77777777" w:rsidR="002616FA" w:rsidRDefault="002616FA" w:rsidP="002616FA"/>
        </w:tc>
      </w:tr>
      <w:tr w:rsidR="002616FA" w14:paraId="32AEBBD8" w14:textId="77777777" w:rsidTr="002616FA">
        <w:tc>
          <w:tcPr>
            <w:tcW w:w="1999" w:type="dxa"/>
            <w:tcBorders>
              <w:top w:val="single" w:sz="4" w:space="0" w:color="999999"/>
              <w:left w:val="single" w:sz="4" w:space="0" w:color="999999"/>
              <w:bottom w:val="single" w:sz="4" w:space="0" w:color="999999"/>
              <w:right w:val="single" w:sz="4" w:space="0" w:color="999999"/>
            </w:tcBorders>
            <w:vAlign w:val="center"/>
          </w:tcPr>
          <w:p w14:paraId="5A850A26" w14:textId="7469201D" w:rsidR="002616FA" w:rsidRPr="002616FA" w:rsidRDefault="002616FA" w:rsidP="002616FA">
            <w:pPr>
              <w:rPr>
                <w:sz w:val="18"/>
                <w:szCs w:val="20"/>
              </w:rPr>
            </w:pPr>
            <w:proofErr w:type="spellStart"/>
            <w:r w:rsidRPr="002616FA">
              <w:rPr>
                <w:sz w:val="18"/>
                <w:szCs w:val="20"/>
              </w:rPr>
              <w:t>Topic_or_Theme</w:t>
            </w:r>
            <w:proofErr w:type="spellEnd"/>
          </w:p>
        </w:tc>
        <w:tc>
          <w:tcPr>
            <w:tcW w:w="1475" w:type="dxa"/>
            <w:tcBorders>
              <w:top w:val="single" w:sz="4" w:space="0" w:color="999999"/>
              <w:left w:val="single" w:sz="4" w:space="0" w:color="999999"/>
              <w:bottom w:val="single" w:sz="4" w:space="0" w:color="999999"/>
              <w:right w:val="single" w:sz="4" w:space="0" w:color="999999"/>
            </w:tcBorders>
            <w:vAlign w:val="center"/>
          </w:tcPr>
          <w:p w14:paraId="3CE34CAA" w14:textId="0001DFCA" w:rsidR="002616FA" w:rsidRPr="002616FA" w:rsidRDefault="002616FA" w:rsidP="002616FA">
            <w:pPr>
              <w:rPr>
                <w:sz w:val="18"/>
                <w:szCs w:val="20"/>
              </w:rPr>
            </w:pPr>
            <w:r w:rsidRPr="002616FA">
              <w:rPr>
                <w:sz w:val="18"/>
                <w:szCs w:val="20"/>
              </w:rPr>
              <w:t>Text</w:t>
            </w:r>
          </w:p>
        </w:tc>
        <w:tc>
          <w:tcPr>
            <w:tcW w:w="3969" w:type="dxa"/>
            <w:tcBorders>
              <w:top w:val="single" w:sz="4" w:space="0" w:color="999999"/>
              <w:left w:val="single" w:sz="4" w:space="0" w:color="999999"/>
              <w:bottom w:val="single" w:sz="4" w:space="0" w:color="999999"/>
              <w:right w:val="single" w:sz="4" w:space="0" w:color="999999"/>
            </w:tcBorders>
            <w:vAlign w:val="center"/>
          </w:tcPr>
          <w:p w14:paraId="7700EF12" w14:textId="62F3078C" w:rsidR="002616FA" w:rsidRPr="002616FA" w:rsidRDefault="002616FA" w:rsidP="002616FA">
            <w:pPr>
              <w:rPr>
                <w:sz w:val="18"/>
                <w:szCs w:val="20"/>
              </w:rPr>
            </w:pPr>
            <w:r w:rsidRPr="002616FA">
              <w:rPr>
                <w:sz w:val="18"/>
                <w:szCs w:val="20"/>
              </w:rPr>
              <w:t>Brief description of content or theme</w:t>
            </w:r>
          </w:p>
        </w:tc>
        <w:tc>
          <w:tcPr>
            <w:tcW w:w="1907" w:type="dxa"/>
            <w:tcBorders>
              <w:top w:val="single" w:sz="4" w:space="0" w:color="999999"/>
              <w:left w:val="single" w:sz="4" w:space="0" w:color="999999"/>
              <w:bottom w:val="single" w:sz="4" w:space="0" w:color="999999"/>
              <w:right w:val="single" w:sz="4" w:space="0" w:color="999999"/>
            </w:tcBorders>
          </w:tcPr>
          <w:p w14:paraId="79E07328" w14:textId="77777777" w:rsidR="002616FA" w:rsidRDefault="002616FA" w:rsidP="002616FA"/>
        </w:tc>
      </w:tr>
      <w:tr w:rsidR="002616FA" w14:paraId="01993A22" w14:textId="77777777" w:rsidTr="002616FA">
        <w:tc>
          <w:tcPr>
            <w:tcW w:w="199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75436A97" w14:textId="6E57E132" w:rsidR="002616FA" w:rsidRPr="002616FA" w:rsidRDefault="002616FA" w:rsidP="002616FA">
            <w:pPr>
              <w:rPr>
                <w:sz w:val="18"/>
                <w:szCs w:val="20"/>
              </w:rPr>
            </w:pPr>
            <w:proofErr w:type="spellStart"/>
            <w:r w:rsidRPr="002616FA">
              <w:rPr>
                <w:sz w:val="18"/>
                <w:szCs w:val="20"/>
              </w:rPr>
              <w:t>Document_Link</w:t>
            </w:r>
            <w:proofErr w:type="spellEnd"/>
          </w:p>
        </w:tc>
        <w:tc>
          <w:tcPr>
            <w:tcW w:w="1475"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365D1C2A" w14:textId="3C6739DF" w:rsidR="002616FA" w:rsidRPr="002616FA" w:rsidRDefault="002616FA" w:rsidP="002616FA">
            <w:pPr>
              <w:rPr>
                <w:sz w:val="18"/>
                <w:szCs w:val="20"/>
              </w:rPr>
            </w:pPr>
            <w:r w:rsidRPr="002616FA">
              <w:rPr>
                <w:sz w:val="18"/>
                <w:szCs w:val="20"/>
              </w:rPr>
              <w:t>URL</w:t>
            </w:r>
          </w:p>
        </w:tc>
        <w:tc>
          <w:tcPr>
            <w:tcW w:w="396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2D0E5418" w14:textId="5F23E505" w:rsidR="002616FA" w:rsidRPr="002616FA" w:rsidRDefault="002616FA" w:rsidP="002616FA">
            <w:pPr>
              <w:rPr>
                <w:sz w:val="18"/>
                <w:szCs w:val="20"/>
              </w:rPr>
            </w:pPr>
            <w:r w:rsidRPr="002616FA">
              <w:rPr>
                <w:sz w:val="18"/>
                <w:szCs w:val="20"/>
              </w:rPr>
              <w:t>Link to slides, recording, report, or document in SharePoint/OneDrive</w:t>
            </w:r>
          </w:p>
        </w:tc>
        <w:tc>
          <w:tcPr>
            <w:tcW w:w="1907" w:type="dxa"/>
            <w:tcBorders>
              <w:top w:val="single" w:sz="4" w:space="0" w:color="999999"/>
              <w:left w:val="single" w:sz="4" w:space="0" w:color="999999"/>
              <w:bottom w:val="single" w:sz="4" w:space="0" w:color="999999"/>
              <w:right w:val="single" w:sz="4" w:space="0" w:color="999999"/>
            </w:tcBorders>
            <w:shd w:val="clear" w:color="auto" w:fill="EBF2FA"/>
          </w:tcPr>
          <w:p w14:paraId="19BCF895" w14:textId="77777777" w:rsidR="002616FA" w:rsidRDefault="002616FA" w:rsidP="002616FA"/>
        </w:tc>
      </w:tr>
      <w:tr w:rsidR="002616FA" w14:paraId="334B781D" w14:textId="77777777" w:rsidTr="002616FA">
        <w:tc>
          <w:tcPr>
            <w:tcW w:w="1999" w:type="dxa"/>
            <w:tcBorders>
              <w:top w:val="single" w:sz="4" w:space="0" w:color="999999"/>
              <w:left w:val="single" w:sz="4" w:space="0" w:color="999999"/>
              <w:bottom w:val="single" w:sz="4" w:space="0" w:color="999999"/>
              <w:right w:val="single" w:sz="4" w:space="0" w:color="999999"/>
            </w:tcBorders>
            <w:vAlign w:val="center"/>
          </w:tcPr>
          <w:p w14:paraId="588C1DB9" w14:textId="714BB877" w:rsidR="002616FA" w:rsidRPr="002616FA" w:rsidRDefault="002616FA" w:rsidP="002616FA">
            <w:pPr>
              <w:rPr>
                <w:sz w:val="18"/>
                <w:szCs w:val="20"/>
              </w:rPr>
            </w:pPr>
            <w:r w:rsidRPr="002616FA">
              <w:rPr>
                <w:sz w:val="18"/>
                <w:szCs w:val="20"/>
              </w:rPr>
              <w:t>Notes</w:t>
            </w:r>
          </w:p>
        </w:tc>
        <w:tc>
          <w:tcPr>
            <w:tcW w:w="1475" w:type="dxa"/>
            <w:tcBorders>
              <w:top w:val="single" w:sz="4" w:space="0" w:color="999999"/>
              <w:left w:val="single" w:sz="4" w:space="0" w:color="999999"/>
              <w:bottom w:val="single" w:sz="4" w:space="0" w:color="999999"/>
              <w:right w:val="single" w:sz="4" w:space="0" w:color="999999"/>
            </w:tcBorders>
            <w:vAlign w:val="center"/>
          </w:tcPr>
          <w:p w14:paraId="125D33CD" w14:textId="00F09576" w:rsidR="002616FA" w:rsidRPr="002616FA" w:rsidRDefault="002616FA" w:rsidP="002616FA">
            <w:pPr>
              <w:rPr>
                <w:sz w:val="18"/>
                <w:szCs w:val="20"/>
              </w:rPr>
            </w:pPr>
            <w:r w:rsidRPr="002616FA">
              <w:rPr>
                <w:sz w:val="18"/>
                <w:szCs w:val="20"/>
              </w:rPr>
              <w:t>Multiline Text</w:t>
            </w:r>
          </w:p>
        </w:tc>
        <w:tc>
          <w:tcPr>
            <w:tcW w:w="3969" w:type="dxa"/>
            <w:tcBorders>
              <w:top w:val="single" w:sz="4" w:space="0" w:color="999999"/>
              <w:left w:val="single" w:sz="4" w:space="0" w:color="999999"/>
              <w:bottom w:val="single" w:sz="4" w:space="0" w:color="999999"/>
              <w:right w:val="single" w:sz="4" w:space="0" w:color="999999"/>
            </w:tcBorders>
            <w:vAlign w:val="center"/>
          </w:tcPr>
          <w:p w14:paraId="1C99010A" w14:textId="77777777" w:rsidR="002616FA" w:rsidRPr="002616FA" w:rsidRDefault="002616FA" w:rsidP="002616FA">
            <w:pPr>
              <w:rPr>
                <w:sz w:val="18"/>
                <w:szCs w:val="20"/>
              </w:rPr>
            </w:pPr>
          </w:p>
        </w:tc>
        <w:tc>
          <w:tcPr>
            <w:tcW w:w="1907" w:type="dxa"/>
            <w:tcBorders>
              <w:top w:val="single" w:sz="4" w:space="0" w:color="999999"/>
              <w:left w:val="single" w:sz="4" w:space="0" w:color="999999"/>
              <w:bottom w:val="single" w:sz="4" w:space="0" w:color="999999"/>
              <w:right w:val="single" w:sz="4" w:space="0" w:color="999999"/>
            </w:tcBorders>
          </w:tcPr>
          <w:p w14:paraId="34C98DA3" w14:textId="77777777" w:rsidR="002616FA" w:rsidRDefault="002616FA" w:rsidP="002616FA"/>
        </w:tc>
      </w:tr>
    </w:tbl>
    <w:p w14:paraId="2422560B" w14:textId="710266E7" w:rsidR="007937D9" w:rsidRDefault="00000000">
      <w:r>
        <w:br w:type="page"/>
      </w:r>
    </w:p>
    <w:p w14:paraId="43F064D9" w14:textId="77777777" w:rsidR="00B803D9" w:rsidRDefault="00B803D9"/>
    <w:p w14:paraId="544B9C0B" w14:textId="330E2A10" w:rsidR="007937D9" w:rsidRDefault="00000000">
      <w:pPr>
        <w:pStyle w:val="Heading1"/>
      </w:pPr>
      <w:bookmarkStart w:id="87" w:name="_Toc230083201"/>
      <w:r>
        <w:t xml:space="preserve">4. Shared </w:t>
      </w:r>
      <w:r w:rsidR="00CD3101">
        <w:t>Table Schema</w:t>
      </w:r>
      <w:bookmarkEnd w:id="87"/>
    </w:p>
    <w:p w14:paraId="73AE26BD" w14:textId="77777777" w:rsidR="007937D9" w:rsidRDefault="00000000">
      <w:pPr>
        <w:pStyle w:val="Heading2"/>
      </w:pPr>
      <w:bookmarkStart w:id="88" w:name="_Toc230083202"/>
      <w:proofErr w:type="gramStart"/>
      <w:r>
        <w:t>4.1  Attribute</w:t>
      </w:r>
      <w:proofErr w:type="gramEnd"/>
      <w:r>
        <w:t>_Registry</w:t>
      </w:r>
      <w:bookmarkEnd w:id="88"/>
    </w:p>
    <w:p w14:paraId="57E7D57B" w14:textId="43F10B83" w:rsidR="007937D9" w:rsidRDefault="00000000">
      <w:r>
        <w:rPr>
          <w:i/>
        </w:rPr>
        <w:t xml:space="preserve">Shared attribute tag registry. </w:t>
      </w:r>
      <w:r w:rsidR="005B4A08" w:rsidRPr="005B4A08">
        <w:rPr>
          <w:i/>
        </w:rPr>
        <w:t>Referenced by Admin Group (</w:t>
      </w:r>
      <w:proofErr w:type="spellStart"/>
      <w:r w:rsidR="005B4A08" w:rsidRPr="005B4A08">
        <w:rPr>
          <w:i/>
          <w:highlight w:val="yellow"/>
        </w:rPr>
        <w:t>Contract_Outcome_Links</w:t>
      </w:r>
      <w:proofErr w:type="spellEnd"/>
      <w:r w:rsidR="005B4A08" w:rsidRPr="005B4A08">
        <w:rPr>
          <w:i/>
          <w:highlight w:val="yellow"/>
        </w:rPr>
        <w:t xml:space="preserve"> — explicit junction table retained because it carries a Notes field</w:t>
      </w:r>
      <w:r w:rsidR="005B4A08" w:rsidRPr="005B4A08">
        <w:rPr>
          <w:i/>
        </w:rPr>
        <w:t xml:space="preserve">) and via native </w:t>
      </w:r>
      <w:proofErr w:type="gramStart"/>
      <w:r w:rsidR="005B4A08" w:rsidRPr="005B4A08">
        <w:rPr>
          <w:i/>
        </w:rPr>
        <w:t>N:N</w:t>
      </w:r>
      <w:proofErr w:type="gramEnd"/>
      <w:r w:rsidR="005B4A08" w:rsidRPr="005B4A08">
        <w:rPr>
          <w:i/>
        </w:rPr>
        <w:t xml:space="preserve"> relationships by </w:t>
      </w:r>
      <w:proofErr w:type="spellStart"/>
      <w:r w:rsidR="005B4A08" w:rsidRPr="005B4A08">
        <w:rPr>
          <w:i/>
        </w:rPr>
        <w:t>Activity_Family_Registry</w:t>
      </w:r>
      <w:proofErr w:type="spellEnd"/>
      <w:r w:rsidR="005B4A08" w:rsidRPr="005B4A08">
        <w:rPr>
          <w:i/>
        </w:rPr>
        <w:t xml:space="preserve">, </w:t>
      </w:r>
      <w:proofErr w:type="spellStart"/>
      <w:r w:rsidR="005B4A08" w:rsidRPr="005B4A08">
        <w:rPr>
          <w:i/>
        </w:rPr>
        <w:t>HL_Activity_Instance</w:t>
      </w:r>
      <w:proofErr w:type="spellEnd"/>
      <w:r w:rsidR="005B4A08" w:rsidRPr="005B4A08">
        <w:rPr>
          <w:i/>
        </w:rPr>
        <w:t xml:space="preserve">, and </w:t>
      </w:r>
      <w:proofErr w:type="spellStart"/>
      <w:r w:rsidR="005B4A08" w:rsidRPr="005B4A08">
        <w:rPr>
          <w:i/>
        </w:rPr>
        <w:t>HL_Media_Sets</w:t>
      </w:r>
      <w:proofErr w:type="spellEnd"/>
      <w:r w:rsidR="005B4A08" w:rsidRPr="005B4A08">
        <w:rPr>
          <w:i/>
        </w:rPr>
        <w:t xml:space="preserve"> (see Section 2.3). Retained as an explicit table rather than a Global Option Set because it requires </w:t>
      </w:r>
      <w:proofErr w:type="spellStart"/>
      <w:r w:rsidR="005B4A08" w:rsidRPr="005B4A08">
        <w:rPr>
          <w:i/>
        </w:rPr>
        <w:t>Active_Flag</w:t>
      </w:r>
      <w:proofErr w:type="spellEnd"/>
      <w:r w:rsidR="005B4A08" w:rsidRPr="005B4A08">
        <w:rPr>
          <w:i/>
        </w:rPr>
        <w:t xml:space="preserve"> management and is used as a Lookup target.</w:t>
      </w:r>
    </w:p>
    <w:tbl>
      <w:tblPr>
        <w:tblStyle w:val="TableGrid"/>
        <w:tblW w:w="0" w:type="auto"/>
        <w:tblLook w:val="04A0" w:firstRow="1" w:lastRow="0" w:firstColumn="1" w:lastColumn="0" w:noHBand="0" w:noVBand="1"/>
      </w:tblPr>
      <w:tblGrid>
        <w:gridCol w:w="2088"/>
        <w:gridCol w:w="1490"/>
        <w:gridCol w:w="3890"/>
        <w:gridCol w:w="1882"/>
      </w:tblGrid>
      <w:tr w:rsidR="007937D9" w14:paraId="4B911227"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73F5B8CE"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34BFB0F8"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38F4F6EE"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28B1E453" w14:textId="77777777" w:rsidR="007937D9" w:rsidRDefault="00000000">
            <w:pPr>
              <w:jc w:val="center"/>
            </w:pPr>
            <w:r>
              <w:rPr>
                <w:b/>
                <w:color w:val="FFFFFF"/>
                <w:sz w:val="18"/>
              </w:rPr>
              <w:t>Old Masterfile Equivalent</w:t>
            </w:r>
          </w:p>
        </w:tc>
      </w:tr>
      <w:tr w:rsidR="007937D9" w14:paraId="1641F5F0" w14:textId="77777777">
        <w:tc>
          <w:tcPr>
            <w:tcW w:w="2160" w:type="dxa"/>
            <w:tcBorders>
              <w:top w:val="single" w:sz="4" w:space="0" w:color="999999"/>
              <w:left w:val="single" w:sz="4" w:space="0" w:color="999999"/>
              <w:bottom w:val="single" w:sz="4" w:space="0" w:color="999999"/>
              <w:right w:val="single" w:sz="4" w:space="0" w:color="999999"/>
            </w:tcBorders>
          </w:tcPr>
          <w:p w14:paraId="17723F62" w14:textId="77777777" w:rsidR="007937D9" w:rsidRDefault="00000000">
            <w:r>
              <w:rPr>
                <w:sz w:val="18"/>
              </w:rPr>
              <w:t>Attribute_Category</w:t>
            </w:r>
          </w:p>
        </w:tc>
        <w:tc>
          <w:tcPr>
            <w:tcW w:w="1584" w:type="dxa"/>
            <w:tcBorders>
              <w:top w:val="single" w:sz="4" w:space="0" w:color="999999"/>
              <w:left w:val="single" w:sz="4" w:space="0" w:color="999999"/>
              <w:bottom w:val="single" w:sz="4" w:space="0" w:color="999999"/>
              <w:right w:val="single" w:sz="4" w:space="0" w:color="999999"/>
            </w:tcBorders>
          </w:tcPr>
          <w:p w14:paraId="14F64495" w14:textId="551DFDEA" w:rsidR="007937D9" w:rsidRDefault="00CD3101">
            <w:r>
              <w:rPr>
                <w:sz w:val="18"/>
              </w:rPr>
              <w:t>Choice</w:t>
            </w:r>
          </w:p>
        </w:tc>
        <w:tc>
          <w:tcPr>
            <w:tcW w:w="4320" w:type="dxa"/>
            <w:tcBorders>
              <w:top w:val="single" w:sz="4" w:space="0" w:color="999999"/>
              <w:left w:val="single" w:sz="4" w:space="0" w:color="999999"/>
              <w:bottom w:val="single" w:sz="4" w:space="0" w:color="999999"/>
              <w:right w:val="single" w:sz="4" w:space="0" w:color="999999"/>
            </w:tcBorders>
          </w:tcPr>
          <w:p w14:paraId="46B1C186" w14:textId="77777777" w:rsidR="007937D9" w:rsidRDefault="00000000">
            <w:r>
              <w:rPr>
                <w:sz w:val="18"/>
              </w:rPr>
              <w:t>Activity Content / Important Features / Program Outcome</w:t>
            </w:r>
          </w:p>
        </w:tc>
        <w:tc>
          <w:tcPr>
            <w:tcW w:w="2016" w:type="dxa"/>
            <w:tcBorders>
              <w:top w:val="single" w:sz="4" w:space="0" w:color="999999"/>
              <w:left w:val="single" w:sz="4" w:space="0" w:color="999999"/>
              <w:bottom w:val="single" w:sz="4" w:space="0" w:color="999999"/>
              <w:right w:val="single" w:sz="4" w:space="0" w:color="999999"/>
            </w:tcBorders>
          </w:tcPr>
          <w:p w14:paraId="2C5A10C4" w14:textId="77777777" w:rsidR="007937D9" w:rsidRDefault="007937D9"/>
        </w:tc>
      </w:tr>
      <w:tr w:rsidR="007937D9" w14:paraId="264C96D4"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7B84BDA5" w14:textId="77777777" w:rsidR="007937D9" w:rsidRDefault="00000000">
            <w:r>
              <w:rPr>
                <w:sz w:val="18"/>
              </w:rPr>
              <w:t>Attribute_Name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2E6C4B65"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0B951D43"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72905653" w14:textId="77777777" w:rsidR="007937D9" w:rsidRDefault="007937D9"/>
        </w:tc>
      </w:tr>
      <w:tr w:rsidR="007937D9" w14:paraId="7870F9FF" w14:textId="77777777">
        <w:tc>
          <w:tcPr>
            <w:tcW w:w="2160" w:type="dxa"/>
            <w:tcBorders>
              <w:top w:val="single" w:sz="4" w:space="0" w:color="999999"/>
              <w:left w:val="single" w:sz="4" w:space="0" w:color="999999"/>
              <w:bottom w:val="single" w:sz="4" w:space="0" w:color="999999"/>
              <w:right w:val="single" w:sz="4" w:space="0" w:color="999999"/>
            </w:tcBorders>
          </w:tcPr>
          <w:p w14:paraId="63431369" w14:textId="77777777" w:rsidR="007937D9" w:rsidRDefault="00000000">
            <w:r>
              <w:rPr>
                <w:sz w:val="18"/>
              </w:rPr>
              <w:t>Active_Flag</w:t>
            </w:r>
          </w:p>
        </w:tc>
        <w:tc>
          <w:tcPr>
            <w:tcW w:w="1584" w:type="dxa"/>
            <w:tcBorders>
              <w:top w:val="single" w:sz="4" w:space="0" w:color="999999"/>
              <w:left w:val="single" w:sz="4" w:space="0" w:color="999999"/>
              <w:bottom w:val="single" w:sz="4" w:space="0" w:color="999999"/>
              <w:right w:val="single" w:sz="4" w:space="0" w:color="999999"/>
            </w:tcBorders>
          </w:tcPr>
          <w:p w14:paraId="1F4C9F87" w14:textId="6A3B3750" w:rsidR="007937D9" w:rsidRDefault="00B336D5">
            <w:r>
              <w:rPr>
                <w:sz w:val="18"/>
              </w:rPr>
              <w:t>Two Options</w:t>
            </w:r>
          </w:p>
        </w:tc>
        <w:tc>
          <w:tcPr>
            <w:tcW w:w="4320" w:type="dxa"/>
            <w:tcBorders>
              <w:top w:val="single" w:sz="4" w:space="0" w:color="999999"/>
              <w:left w:val="single" w:sz="4" w:space="0" w:color="999999"/>
              <w:bottom w:val="single" w:sz="4" w:space="0" w:color="999999"/>
              <w:right w:val="single" w:sz="4" w:space="0" w:color="999999"/>
            </w:tcBorders>
          </w:tcPr>
          <w:p w14:paraId="5990C599"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21F96A55" w14:textId="77777777" w:rsidR="007937D9" w:rsidRDefault="007937D9"/>
        </w:tc>
      </w:tr>
      <w:tr w:rsidR="007937D9" w14:paraId="7D7FCFB4"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2133918B" w14:textId="77777777" w:rsidR="007937D9" w:rsidRDefault="00000000">
            <w:r>
              <w:rPr>
                <w:sz w:val="18"/>
              </w:rPr>
              <w:t>Attribute_Notes</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5263362B" w14:textId="26A4213E"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4322040F" w14:textId="77777777" w:rsidR="007937D9" w:rsidRDefault="00000000">
            <w:r>
              <w:rPr>
                <w:sz w:val="18"/>
              </w:rPr>
              <w:t>Optional</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0B0297A2" w14:textId="77777777" w:rsidR="007937D9" w:rsidRDefault="007937D9"/>
        </w:tc>
      </w:tr>
    </w:tbl>
    <w:p w14:paraId="2B5032E3" w14:textId="77777777" w:rsidR="007937D9" w:rsidRDefault="007937D9"/>
    <w:p w14:paraId="3EBD0A1A" w14:textId="7719824B" w:rsidR="007937D9" w:rsidRDefault="00000000">
      <w:pPr>
        <w:spacing w:after="120"/>
      </w:pPr>
      <w:r>
        <w:t>Seed values (</w:t>
      </w:r>
      <w:r w:rsidR="00481EB9">
        <w:t>Dataverse</w:t>
      </w:r>
      <w:r>
        <w:t xml:space="preserve"> assigns </w:t>
      </w:r>
      <w:r w:rsidR="00481EB9">
        <w:t>GU</w:t>
      </w:r>
      <w:r>
        <w:t>IDs automatically):</w:t>
      </w:r>
    </w:p>
    <w:tbl>
      <w:tblPr>
        <w:tblStyle w:val="TableGrid"/>
        <w:tblW w:w="0" w:type="auto"/>
        <w:tblLook w:val="04A0" w:firstRow="1" w:lastRow="0" w:firstColumn="1" w:lastColumn="0" w:noHBand="0" w:noVBand="1"/>
      </w:tblPr>
      <w:tblGrid>
        <w:gridCol w:w="2590"/>
        <w:gridCol w:w="6760"/>
      </w:tblGrid>
      <w:tr w:rsidR="007937D9" w14:paraId="0DCCDA11" w14:textId="77777777">
        <w:tc>
          <w:tcPr>
            <w:tcW w:w="2592" w:type="dxa"/>
            <w:tcBorders>
              <w:top w:val="single" w:sz="4" w:space="0" w:color="2E5E8E"/>
              <w:left w:val="single" w:sz="4" w:space="0" w:color="2E5E8E"/>
              <w:bottom w:val="single" w:sz="4" w:space="0" w:color="2E5E8E"/>
              <w:right w:val="single" w:sz="4" w:space="0" w:color="2E5E8E"/>
            </w:tcBorders>
            <w:shd w:val="clear" w:color="auto" w:fill="2E5E8E"/>
          </w:tcPr>
          <w:p w14:paraId="753966E7" w14:textId="77777777" w:rsidR="007937D9" w:rsidRDefault="00000000">
            <w:pPr>
              <w:jc w:val="center"/>
            </w:pPr>
            <w:r>
              <w:rPr>
                <w:b/>
                <w:color w:val="FFFFFF"/>
                <w:sz w:val="18"/>
              </w:rPr>
              <w:t>Attribute_Category</w:t>
            </w:r>
          </w:p>
        </w:tc>
        <w:tc>
          <w:tcPr>
            <w:tcW w:w="6768" w:type="dxa"/>
            <w:tcBorders>
              <w:top w:val="single" w:sz="4" w:space="0" w:color="2E5E8E"/>
              <w:left w:val="single" w:sz="4" w:space="0" w:color="2E5E8E"/>
              <w:bottom w:val="single" w:sz="4" w:space="0" w:color="2E5E8E"/>
              <w:right w:val="single" w:sz="4" w:space="0" w:color="2E5E8E"/>
            </w:tcBorders>
            <w:shd w:val="clear" w:color="auto" w:fill="2E5E8E"/>
          </w:tcPr>
          <w:p w14:paraId="362D957E" w14:textId="77777777" w:rsidR="007937D9" w:rsidRDefault="00000000">
            <w:pPr>
              <w:jc w:val="center"/>
            </w:pPr>
            <w:r>
              <w:rPr>
                <w:b/>
                <w:color w:val="FFFFFF"/>
                <w:sz w:val="18"/>
              </w:rPr>
              <w:t>Attribute_Name</w:t>
            </w:r>
          </w:p>
        </w:tc>
      </w:tr>
      <w:tr w:rsidR="007937D9" w14:paraId="68CC8BC5" w14:textId="77777777">
        <w:tc>
          <w:tcPr>
            <w:tcW w:w="2592" w:type="dxa"/>
            <w:tcBorders>
              <w:top w:val="single" w:sz="4" w:space="0" w:color="999999"/>
              <w:left w:val="single" w:sz="4" w:space="0" w:color="999999"/>
              <w:bottom w:val="single" w:sz="4" w:space="0" w:color="999999"/>
              <w:right w:val="single" w:sz="4" w:space="0" w:color="999999"/>
            </w:tcBorders>
          </w:tcPr>
          <w:p w14:paraId="06D6891C" w14:textId="77777777" w:rsidR="007937D9" w:rsidRDefault="00000000">
            <w:r>
              <w:rPr>
                <w:sz w:val="18"/>
              </w:rPr>
              <w:t>Activity Content</w:t>
            </w:r>
          </w:p>
        </w:tc>
        <w:tc>
          <w:tcPr>
            <w:tcW w:w="6768" w:type="dxa"/>
            <w:tcBorders>
              <w:top w:val="single" w:sz="4" w:space="0" w:color="999999"/>
              <w:left w:val="single" w:sz="4" w:space="0" w:color="999999"/>
              <w:bottom w:val="single" w:sz="4" w:space="0" w:color="999999"/>
              <w:right w:val="single" w:sz="4" w:space="0" w:color="999999"/>
            </w:tcBorders>
          </w:tcPr>
          <w:p w14:paraId="6F569CDC" w14:textId="77777777" w:rsidR="007937D9" w:rsidRDefault="00000000">
            <w:r>
              <w:rPr>
                <w:sz w:val="18"/>
              </w:rPr>
              <w:t>Cultural teachings and/or activities</w:t>
            </w:r>
          </w:p>
        </w:tc>
      </w:tr>
      <w:tr w:rsidR="007937D9" w14:paraId="3570721C" w14:textId="77777777">
        <w:tc>
          <w:tcPr>
            <w:tcW w:w="2592" w:type="dxa"/>
            <w:tcBorders>
              <w:top w:val="single" w:sz="4" w:space="0" w:color="999999"/>
              <w:left w:val="single" w:sz="4" w:space="0" w:color="999999"/>
              <w:bottom w:val="single" w:sz="4" w:space="0" w:color="999999"/>
              <w:right w:val="single" w:sz="4" w:space="0" w:color="999999"/>
            </w:tcBorders>
            <w:shd w:val="clear" w:color="auto" w:fill="EBF2FA"/>
          </w:tcPr>
          <w:p w14:paraId="0A1AFB7B" w14:textId="77777777" w:rsidR="007937D9" w:rsidRDefault="00000000">
            <w:r>
              <w:rPr>
                <w:sz w:val="18"/>
              </w:rPr>
              <w:t>Activity Content</w:t>
            </w:r>
          </w:p>
        </w:tc>
        <w:tc>
          <w:tcPr>
            <w:tcW w:w="6768" w:type="dxa"/>
            <w:tcBorders>
              <w:top w:val="single" w:sz="4" w:space="0" w:color="999999"/>
              <w:left w:val="single" w:sz="4" w:space="0" w:color="999999"/>
              <w:bottom w:val="single" w:sz="4" w:space="0" w:color="999999"/>
              <w:right w:val="single" w:sz="4" w:space="0" w:color="999999"/>
            </w:tcBorders>
            <w:shd w:val="clear" w:color="auto" w:fill="EBF2FA"/>
          </w:tcPr>
          <w:p w14:paraId="482E5B46" w14:textId="77777777" w:rsidR="007937D9" w:rsidRDefault="00000000">
            <w:r>
              <w:rPr>
                <w:sz w:val="18"/>
              </w:rPr>
              <w:t>Mental health activities</w:t>
            </w:r>
          </w:p>
        </w:tc>
      </w:tr>
      <w:tr w:rsidR="007937D9" w14:paraId="413DA2FC" w14:textId="77777777">
        <w:tc>
          <w:tcPr>
            <w:tcW w:w="2592" w:type="dxa"/>
            <w:tcBorders>
              <w:top w:val="single" w:sz="4" w:space="0" w:color="999999"/>
              <w:left w:val="single" w:sz="4" w:space="0" w:color="999999"/>
              <w:bottom w:val="single" w:sz="4" w:space="0" w:color="999999"/>
              <w:right w:val="single" w:sz="4" w:space="0" w:color="999999"/>
            </w:tcBorders>
          </w:tcPr>
          <w:p w14:paraId="35D6624E" w14:textId="77777777" w:rsidR="007937D9" w:rsidRDefault="00000000">
            <w:r>
              <w:rPr>
                <w:sz w:val="18"/>
              </w:rPr>
              <w:t>Activity Content</w:t>
            </w:r>
          </w:p>
        </w:tc>
        <w:tc>
          <w:tcPr>
            <w:tcW w:w="6768" w:type="dxa"/>
            <w:tcBorders>
              <w:top w:val="single" w:sz="4" w:space="0" w:color="999999"/>
              <w:left w:val="single" w:sz="4" w:space="0" w:color="999999"/>
              <w:bottom w:val="single" w:sz="4" w:space="0" w:color="999999"/>
              <w:right w:val="single" w:sz="4" w:space="0" w:color="999999"/>
            </w:tcBorders>
          </w:tcPr>
          <w:p w14:paraId="7C8624C5" w14:textId="77777777" w:rsidR="007937D9" w:rsidRDefault="00000000">
            <w:r>
              <w:rPr>
                <w:sz w:val="18"/>
              </w:rPr>
              <w:t>Recreation activities</w:t>
            </w:r>
          </w:p>
        </w:tc>
      </w:tr>
      <w:tr w:rsidR="007937D9" w14:paraId="28198152" w14:textId="77777777">
        <w:tc>
          <w:tcPr>
            <w:tcW w:w="2592" w:type="dxa"/>
            <w:tcBorders>
              <w:top w:val="single" w:sz="4" w:space="0" w:color="999999"/>
              <w:left w:val="single" w:sz="4" w:space="0" w:color="999999"/>
              <w:bottom w:val="single" w:sz="4" w:space="0" w:color="999999"/>
              <w:right w:val="single" w:sz="4" w:space="0" w:color="999999"/>
            </w:tcBorders>
            <w:shd w:val="clear" w:color="auto" w:fill="EBF2FA"/>
          </w:tcPr>
          <w:p w14:paraId="74A27C7A" w14:textId="77777777" w:rsidR="007937D9" w:rsidRDefault="00000000">
            <w:r>
              <w:rPr>
                <w:sz w:val="18"/>
              </w:rPr>
              <w:t>Activity Content</w:t>
            </w:r>
          </w:p>
        </w:tc>
        <w:tc>
          <w:tcPr>
            <w:tcW w:w="6768" w:type="dxa"/>
            <w:tcBorders>
              <w:top w:val="single" w:sz="4" w:space="0" w:color="999999"/>
              <w:left w:val="single" w:sz="4" w:space="0" w:color="999999"/>
              <w:bottom w:val="single" w:sz="4" w:space="0" w:color="999999"/>
              <w:right w:val="single" w:sz="4" w:space="0" w:color="999999"/>
            </w:tcBorders>
            <w:shd w:val="clear" w:color="auto" w:fill="EBF2FA"/>
          </w:tcPr>
          <w:p w14:paraId="188E59D8" w14:textId="77777777" w:rsidR="007937D9" w:rsidRDefault="00000000">
            <w:r>
              <w:rPr>
                <w:sz w:val="18"/>
              </w:rPr>
              <w:t>Art and personal expression</w:t>
            </w:r>
          </w:p>
        </w:tc>
      </w:tr>
      <w:tr w:rsidR="007937D9" w14:paraId="317D95C7" w14:textId="77777777">
        <w:tc>
          <w:tcPr>
            <w:tcW w:w="2592" w:type="dxa"/>
            <w:tcBorders>
              <w:top w:val="single" w:sz="4" w:space="0" w:color="999999"/>
              <w:left w:val="single" w:sz="4" w:space="0" w:color="999999"/>
              <w:bottom w:val="single" w:sz="4" w:space="0" w:color="999999"/>
              <w:right w:val="single" w:sz="4" w:space="0" w:color="999999"/>
            </w:tcBorders>
          </w:tcPr>
          <w:p w14:paraId="7582F60F" w14:textId="77777777" w:rsidR="007937D9" w:rsidRDefault="00000000">
            <w:r>
              <w:rPr>
                <w:sz w:val="18"/>
              </w:rPr>
              <w:t>Activity Content</w:t>
            </w:r>
          </w:p>
        </w:tc>
        <w:tc>
          <w:tcPr>
            <w:tcW w:w="6768" w:type="dxa"/>
            <w:tcBorders>
              <w:top w:val="single" w:sz="4" w:space="0" w:color="999999"/>
              <w:left w:val="single" w:sz="4" w:space="0" w:color="999999"/>
              <w:bottom w:val="single" w:sz="4" w:space="0" w:color="999999"/>
              <w:right w:val="single" w:sz="4" w:space="0" w:color="999999"/>
            </w:tcBorders>
          </w:tcPr>
          <w:p w14:paraId="3C26A465" w14:textId="77777777" w:rsidR="007937D9" w:rsidRDefault="00000000">
            <w:r>
              <w:rPr>
                <w:sz w:val="18"/>
              </w:rPr>
              <w:t>School-based activities</w:t>
            </w:r>
          </w:p>
        </w:tc>
      </w:tr>
      <w:tr w:rsidR="007937D9" w14:paraId="4D813C73" w14:textId="77777777">
        <w:tc>
          <w:tcPr>
            <w:tcW w:w="2592" w:type="dxa"/>
            <w:tcBorders>
              <w:top w:val="single" w:sz="4" w:space="0" w:color="999999"/>
              <w:left w:val="single" w:sz="4" w:space="0" w:color="999999"/>
              <w:bottom w:val="single" w:sz="4" w:space="0" w:color="999999"/>
              <w:right w:val="single" w:sz="4" w:space="0" w:color="999999"/>
            </w:tcBorders>
            <w:shd w:val="clear" w:color="auto" w:fill="EBF2FA"/>
          </w:tcPr>
          <w:p w14:paraId="39E7BA07" w14:textId="77777777" w:rsidR="007937D9" w:rsidRDefault="00000000">
            <w:r>
              <w:rPr>
                <w:sz w:val="18"/>
              </w:rPr>
              <w:t>Activity Content</w:t>
            </w:r>
          </w:p>
        </w:tc>
        <w:tc>
          <w:tcPr>
            <w:tcW w:w="6768" w:type="dxa"/>
            <w:tcBorders>
              <w:top w:val="single" w:sz="4" w:space="0" w:color="999999"/>
              <w:left w:val="single" w:sz="4" w:space="0" w:color="999999"/>
              <w:bottom w:val="single" w:sz="4" w:space="0" w:color="999999"/>
              <w:right w:val="single" w:sz="4" w:space="0" w:color="999999"/>
            </w:tcBorders>
            <w:shd w:val="clear" w:color="auto" w:fill="EBF2FA"/>
          </w:tcPr>
          <w:p w14:paraId="09D86401" w14:textId="77777777" w:rsidR="007937D9" w:rsidRDefault="00000000">
            <w:r>
              <w:rPr>
                <w:sz w:val="18"/>
              </w:rPr>
              <w:t>Work/life skills and professionalization</w:t>
            </w:r>
          </w:p>
        </w:tc>
      </w:tr>
      <w:tr w:rsidR="007937D9" w14:paraId="24D93057" w14:textId="77777777">
        <w:tc>
          <w:tcPr>
            <w:tcW w:w="2592" w:type="dxa"/>
            <w:tcBorders>
              <w:top w:val="single" w:sz="4" w:space="0" w:color="999999"/>
              <w:left w:val="single" w:sz="4" w:space="0" w:color="999999"/>
              <w:bottom w:val="single" w:sz="4" w:space="0" w:color="999999"/>
              <w:right w:val="single" w:sz="4" w:space="0" w:color="999999"/>
            </w:tcBorders>
          </w:tcPr>
          <w:p w14:paraId="71F8E98E" w14:textId="77777777" w:rsidR="007937D9" w:rsidRDefault="00000000">
            <w:r>
              <w:rPr>
                <w:sz w:val="18"/>
              </w:rPr>
              <w:t>Activity Content</w:t>
            </w:r>
          </w:p>
        </w:tc>
        <w:tc>
          <w:tcPr>
            <w:tcW w:w="6768" w:type="dxa"/>
            <w:tcBorders>
              <w:top w:val="single" w:sz="4" w:space="0" w:color="999999"/>
              <w:left w:val="single" w:sz="4" w:space="0" w:color="999999"/>
              <w:bottom w:val="single" w:sz="4" w:space="0" w:color="999999"/>
              <w:right w:val="single" w:sz="4" w:space="0" w:color="999999"/>
            </w:tcBorders>
          </w:tcPr>
          <w:p w14:paraId="7524EE5C" w14:textId="77777777" w:rsidR="007937D9" w:rsidRDefault="00000000">
            <w:r>
              <w:rPr>
                <w:sz w:val="18"/>
              </w:rPr>
              <w:t xml:space="preserve">Gender and </w:t>
            </w:r>
            <w:proofErr w:type="gramStart"/>
            <w:r>
              <w:rPr>
                <w:sz w:val="18"/>
              </w:rPr>
              <w:t>sexuality</w:t>
            </w:r>
            <w:proofErr w:type="gramEnd"/>
            <w:r>
              <w:rPr>
                <w:sz w:val="18"/>
              </w:rPr>
              <w:t xml:space="preserve"> activities</w:t>
            </w:r>
          </w:p>
        </w:tc>
      </w:tr>
      <w:tr w:rsidR="007937D9" w14:paraId="0676FA41" w14:textId="77777777">
        <w:tc>
          <w:tcPr>
            <w:tcW w:w="2592" w:type="dxa"/>
            <w:tcBorders>
              <w:top w:val="single" w:sz="4" w:space="0" w:color="999999"/>
              <w:left w:val="single" w:sz="4" w:space="0" w:color="999999"/>
              <w:bottom w:val="single" w:sz="4" w:space="0" w:color="999999"/>
              <w:right w:val="single" w:sz="4" w:space="0" w:color="999999"/>
            </w:tcBorders>
            <w:shd w:val="clear" w:color="auto" w:fill="EBF2FA"/>
          </w:tcPr>
          <w:p w14:paraId="3B204941" w14:textId="77777777" w:rsidR="007937D9" w:rsidRDefault="00000000">
            <w:r>
              <w:rPr>
                <w:sz w:val="18"/>
              </w:rPr>
              <w:t>Activity Content</w:t>
            </w:r>
          </w:p>
        </w:tc>
        <w:tc>
          <w:tcPr>
            <w:tcW w:w="6768" w:type="dxa"/>
            <w:tcBorders>
              <w:top w:val="single" w:sz="4" w:space="0" w:color="999999"/>
              <w:left w:val="single" w:sz="4" w:space="0" w:color="999999"/>
              <w:bottom w:val="single" w:sz="4" w:space="0" w:color="999999"/>
              <w:right w:val="single" w:sz="4" w:space="0" w:color="999999"/>
            </w:tcBorders>
            <w:shd w:val="clear" w:color="auto" w:fill="EBF2FA"/>
          </w:tcPr>
          <w:p w14:paraId="60A71FAC" w14:textId="77777777" w:rsidR="007937D9" w:rsidRDefault="00000000">
            <w:r>
              <w:rPr>
                <w:sz w:val="18"/>
              </w:rPr>
              <w:t>Health promotion activities</w:t>
            </w:r>
          </w:p>
        </w:tc>
      </w:tr>
      <w:tr w:rsidR="007937D9" w14:paraId="0AB96245" w14:textId="77777777">
        <w:tc>
          <w:tcPr>
            <w:tcW w:w="2592" w:type="dxa"/>
            <w:tcBorders>
              <w:top w:val="single" w:sz="4" w:space="0" w:color="999999"/>
              <w:left w:val="single" w:sz="4" w:space="0" w:color="999999"/>
              <w:bottom w:val="single" w:sz="4" w:space="0" w:color="999999"/>
              <w:right w:val="single" w:sz="4" w:space="0" w:color="999999"/>
            </w:tcBorders>
          </w:tcPr>
          <w:p w14:paraId="1D6B5141" w14:textId="77777777" w:rsidR="007937D9" w:rsidRDefault="00000000">
            <w:r>
              <w:rPr>
                <w:sz w:val="18"/>
              </w:rPr>
              <w:t>Activity Content</w:t>
            </w:r>
          </w:p>
        </w:tc>
        <w:tc>
          <w:tcPr>
            <w:tcW w:w="6768" w:type="dxa"/>
            <w:tcBorders>
              <w:top w:val="single" w:sz="4" w:space="0" w:color="999999"/>
              <w:left w:val="single" w:sz="4" w:space="0" w:color="999999"/>
              <w:bottom w:val="single" w:sz="4" w:space="0" w:color="999999"/>
              <w:right w:val="single" w:sz="4" w:space="0" w:color="999999"/>
            </w:tcBorders>
          </w:tcPr>
          <w:p w14:paraId="3918E296" w14:textId="77777777" w:rsidR="007937D9" w:rsidRDefault="00000000">
            <w:r>
              <w:rPr>
                <w:sz w:val="18"/>
              </w:rPr>
              <w:t>Addictions and sobriety support</w:t>
            </w:r>
          </w:p>
        </w:tc>
      </w:tr>
      <w:tr w:rsidR="007937D9" w14:paraId="430F5A9D" w14:textId="77777777">
        <w:tc>
          <w:tcPr>
            <w:tcW w:w="2592" w:type="dxa"/>
            <w:tcBorders>
              <w:top w:val="single" w:sz="4" w:space="0" w:color="999999"/>
              <w:left w:val="single" w:sz="4" w:space="0" w:color="999999"/>
              <w:bottom w:val="single" w:sz="4" w:space="0" w:color="999999"/>
              <w:right w:val="single" w:sz="4" w:space="0" w:color="999999"/>
            </w:tcBorders>
            <w:shd w:val="clear" w:color="auto" w:fill="EBF2FA"/>
          </w:tcPr>
          <w:p w14:paraId="04FBB960" w14:textId="77777777" w:rsidR="007937D9" w:rsidRDefault="00000000">
            <w:r>
              <w:rPr>
                <w:sz w:val="18"/>
              </w:rPr>
              <w:t>Activity Content</w:t>
            </w:r>
          </w:p>
        </w:tc>
        <w:tc>
          <w:tcPr>
            <w:tcW w:w="6768" w:type="dxa"/>
            <w:tcBorders>
              <w:top w:val="single" w:sz="4" w:space="0" w:color="999999"/>
              <w:left w:val="single" w:sz="4" w:space="0" w:color="999999"/>
              <w:bottom w:val="single" w:sz="4" w:space="0" w:color="999999"/>
              <w:right w:val="single" w:sz="4" w:space="0" w:color="999999"/>
            </w:tcBorders>
            <w:shd w:val="clear" w:color="auto" w:fill="EBF2FA"/>
          </w:tcPr>
          <w:p w14:paraId="48035637" w14:textId="77777777" w:rsidR="007937D9" w:rsidRDefault="00000000">
            <w:r>
              <w:rPr>
                <w:sz w:val="18"/>
              </w:rPr>
              <w:t>Referrals</w:t>
            </w:r>
          </w:p>
        </w:tc>
      </w:tr>
      <w:tr w:rsidR="007937D9" w14:paraId="07B005AF" w14:textId="77777777">
        <w:tc>
          <w:tcPr>
            <w:tcW w:w="2592" w:type="dxa"/>
            <w:tcBorders>
              <w:top w:val="single" w:sz="4" w:space="0" w:color="999999"/>
              <w:left w:val="single" w:sz="4" w:space="0" w:color="999999"/>
              <w:bottom w:val="single" w:sz="4" w:space="0" w:color="999999"/>
              <w:right w:val="single" w:sz="4" w:space="0" w:color="999999"/>
            </w:tcBorders>
          </w:tcPr>
          <w:p w14:paraId="3F1422AF" w14:textId="77777777" w:rsidR="007937D9" w:rsidRDefault="00000000">
            <w:r>
              <w:rPr>
                <w:sz w:val="18"/>
              </w:rPr>
              <w:t>Activity Content</w:t>
            </w:r>
          </w:p>
        </w:tc>
        <w:tc>
          <w:tcPr>
            <w:tcW w:w="6768" w:type="dxa"/>
            <w:tcBorders>
              <w:top w:val="single" w:sz="4" w:space="0" w:color="999999"/>
              <w:left w:val="single" w:sz="4" w:space="0" w:color="999999"/>
              <w:bottom w:val="single" w:sz="4" w:space="0" w:color="999999"/>
              <w:right w:val="single" w:sz="4" w:space="0" w:color="999999"/>
            </w:tcBorders>
          </w:tcPr>
          <w:p w14:paraId="028371C3" w14:textId="77777777" w:rsidR="007937D9" w:rsidRDefault="00000000">
            <w:r>
              <w:rPr>
                <w:sz w:val="18"/>
              </w:rPr>
              <w:t>Community celebration</w:t>
            </w:r>
          </w:p>
        </w:tc>
      </w:tr>
      <w:tr w:rsidR="007937D9" w14:paraId="64C92FF3" w14:textId="77777777">
        <w:tc>
          <w:tcPr>
            <w:tcW w:w="2592" w:type="dxa"/>
            <w:tcBorders>
              <w:top w:val="single" w:sz="4" w:space="0" w:color="999999"/>
              <w:left w:val="single" w:sz="4" w:space="0" w:color="999999"/>
              <w:bottom w:val="single" w:sz="4" w:space="0" w:color="999999"/>
              <w:right w:val="single" w:sz="4" w:space="0" w:color="999999"/>
            </w:tcBorders>
            <w:shd w:val="clear" w:color="auto" w:fill="EBF2FA"/>
          </w:tcPr>
          <w:p w14:paraId="06D6B4C4" w14:textId="77777777" w:rsidR="007937D9" w:rsidRDefault="00000000">
            <w:r>
              <w:rPr>
                <w:sz w:val="18"/>
              </w:rPr>
              <w:t>Activity Content</w:t>
            </w:r>
          </w:p>
        </w:tc>
        <w:tc>
          <w:tcPr>
            <w:tcW w:w="6768" w:type="dxa"/>
            <w:tcBorders>
              <w:top w:val="single" w:sz="4" w:space="0" w:color="999999"/>
              <w:left w:val="single" w:sz="4" w:space="0" w:color="999999"/>
              <w:bottom w:val="single" w:sz="4" w:space="0" w:color="999999"/>
              <w:right w:val="single" w:sz="4" w:space="0" w:color="999999"/>
            </w:tcBorders>
            <w:shd w:val="clear" w:color="auto" w:fill="EBF2FA"/>
          </w:tcPr>
          <w:p w14:paraId="75E1716C" w14:textId="77777777" w:rsidR="007937D9" w:rsidRDefault="00000000">
            <w:r>
              <w:rPr>
                <w:sz w:val="18"/>
              </w:rPr>
              <w:t>Community and/or family building</w:t>
            </w:r>
          </w:p>
        </w:tc>
      </w:tr>
      <w:tr w:rsidR="007937D9" w14:paraId="5C266D21" w14:textId="77777777">
        <w:tc>
          <w:tcPr>
            <w:tcW w:w="2592" w:type="dxa"/>
            <w:tcBorders>
              <w:top w:val="single" w:sz="4" w:space="0" w:color="999999"/>
              <w:left w:val="single" w:sz="4" w:space="0" w:color="999999"/>
              <w:bottom w:val="single" w:sz="4" w:space="0" w:color="999999"/>
              <w:right w:val="single" w:sz="4" w:space="0" w:color="999999"/>
            </w:tcBorders>
          </w:tcPr>
          <w:p w14:paraId="15416FFF" w14:textId="77777777" w:rsidR="007937D9" w:rsidRDefault="00000000">
            <w:r>
              <w:rPr>
                <w:sz w:val="18"/>
              </w:rPr>
              <w:t>Activity Content</w:t>
            </w:r>
          </w:p>
        </w:tc>
        <w:tc>
          <w:tcPr>
            <w:tcW w:w="6768" w:type="dxa"/>
            <w:tcBorders>
              <w:top w:val="single" w:sz="4" w:space="0" w:color="999999"/>
              <w:left w:val="single" w:sz="4" w:space="0" w:color="999999"/>
              <w:bottom w:val="single" w:sz="4" w:space="0" w:color="999999"/>
              <w:right w:val="single" w:sz="4" w:space="0" w:color="999999"/>
            </w:tcBorders>
          </w:tcPr>
          <w:p w14:paraId="0A7240A3" w14:textId="77777777" w:rsidR="007937D9" w:rsidRDefault="00000000">
            <w:r>
              <w:rPr>
                <w:sz w:val="18"/>
              </w:rPr>
              <w:t>Other activity content</w:t>
            </w:r>
          </w:p>
        </w:tc>
      </w:tr>
      <w:tr w:rsidR="007937D9" w14:paraId="3FD668B7" w14:textId="77777777">
        <w:tc>
          <w:tcPr>
            <w:tcW w:w="2592" w:type="dxa"/>
            <w:tcBorders>
              <w:top w:val="single" w:sz="4" w:space="0" w:color="999999"/>
              <w:left w:val="single" w:sz="4" w:space="0" w:color="999999"/>
              <w:bottom w:val="single" w:sz="4" w:space="0" w:color="999999"/>
              <w:right w:val="single" w:sz="4" w:space="0" w:color="999999"/>
            </w:tcBorders>
            <w:shd w:val="clear" w:color="auto" w:fill="EBF2FA"/>
          </w:tcPr>
          <w:p w14:paraId="49356281" w14:textId="77777777" w:rsidR="007937D9" w:rsidRDefault="00000000">
            <w:r>
              <w:rPr>
                <w:sz w:val="18"/>
              </w:rPr>
              <w:t>Important Features</w:t>
            </w:r>
          </w:p>
        </w:tc>
        <w:tc>
          <w:tcPr>
            <w:tcW w:w="6768" w:type="dxa"/>
            <w:tcBorders>
              <w:top w:val="single" w:sz="4" w:space="0" w:color="999999"/>
              <w:left w:val="single" w:sz="4" w:space="0" w:color="999999"/>
              <w:bottom w:val="single" w:sz="4" w:space="0" w:color="999999"/>
              <w:right w:val="single" w:sz="4" w:space="0" w:color="999999"/>
            </w:tcBorders>
            <w:shd w:val="clear" w:color="auto" w:fill="EBF2FA"/>
          </w:tcPr>
          <w:p w14:paraId="2010CEB3" w14:textId="77777777" w:rsidR="007937D9" w:rsidRDefault="00000000">
            <w:r>
              <w:rPr>
                <w:sz w:val="18"/>
              </w:rPr>
              <w:t>Cultural elements</w:t>
            </w:r>
          </w:p>
        </w:tc>
      </w:tr>
      <w:tr w:rsidR="007937D9" w14:paraId="718BE32B" w14:textId="77777777">
        <w:tc>
          <w:tcPr>
            <w:tcW w:w="2592" w:type="dxa"/>
            <w:tcBorders>
              <w:top w:val="single" w:sz="4" w:space="0" w:color="999999"/>
              <w:left w:val="single" w:sz="4" w:space="0" w:color="999999"/>
              <w:bottom w:val="single" w:sz="4" w:space="0" w:color="999999"/>
              <w:right w:val="single" w:sz="4" w:space="0" w:color="999999"/>
            </w:tcBorders>
          </w:tcPr>
          <w:p w14:paraId="1F7C1D75" w14:textId="77777777" w:rsidR="007937D9" w:rsidRDefault="00000000">
            <w:r>
              <w:rPr>
                <w:sz w:val="18"/>
              </w:rPr>
              <w:t>Important Features</w:t>
            </w:r>
          </w:p>
        </w:tc>
        <w:tc>
          <w:tcPr>
            <w:tcW w:w="6768" w:type="dxa"/>
            <w:tcBorders>
              <w:top w:val="single" w:sz="4" w:space="0" w:color="999999"/>
              <w:left w:val="single" w:sz="4" w:space="0" w:color="999999"/>
              <w:bottom w:val="single" w:sz="4" w:space="0" w:color="999999"/>
              <w:right w:val="single" w:sz="4" w:space="0" w:color="999999"/>
            </w:tcBorders>
          </w:tcPr>
          <w:p w14:paraId="7782D756" w14:textId="77777777" w:rsidR="007937D9" w:rsidRDefault="00000000">
            <w:r>
              <w:rPr>
                <w:sz w:val="18"/>
              </w:rPr>
              <w:t>Elder involvement</w:t>
            </w:r>
          </w:p>
        </w:tc>
      </w:tr>
      <w:tr w:rsidR="007937D9" w14:paraId="3A6F83C8" w14:textId="77777777">
        <w:tc>
          <w:tcPr>
            <w:tcW w:w="2592" w:type="dxa"/>
            <w:tcBorders>
              <w:top w:val="single" w:sz="4" w:space="0" w:color="999999"/>
              <w:left w:val="single" w:sz="4" w:space="0" w:color="999999"/>
              <w:bottom w:val="single" w:sz="4" w:space="0" w:color="999999"/>
              <w:right w:val="single" w:sz="4" w:space="0" w:color="999999"/>
            </w:tcBorders>
            <w:shd w:val="clear" w:color="auto" w:fill="EBF2FA"/>
          </w:tcPr>
          <w:p w14:paraId="1E96DC3D" w14:textId="77777777" w:rsidR="007937D9" w:rsidRDefault="00000000">
            <w:r>
              <w:rPr>
                <w:sz w:val="18"/>
              </w:rPr>
              <w:t>Important Features</w:t>
            </w:r>
          </w:p>
        </w:tc>
        <w:tc>
          <w:tcPr>
            <w:tcW w:w="6768" w:type="dxa"/>
            <w:tcBorders>
              <w:top w:val="single" w:sz="4" w:space="0" w:color="999999"/>
              <w:left w:val="single" w:sz="4" w:space="0" w:color="999999"/>
              <w:bottom w:val="single" w:sz="4" w:space="0" w:color="999999"/>
              <w:right w:val="single" w:sz="4" w:space="0" w:color="999999"/>
            </w:tcBorders>
            <w:shd w:val="clear" w:color="auto" w:fill="EBF2FA"/>
          </w:tcPr>
          <w:p w14:paraId="1C8BCE21" w14:textId="77777777" w:rsidR="007937D9" w:rsidRDefault="00000000">
            <w:r>
              <w:rPr>
                <w:sz w:val="18"/>
              </w:rPr>
              <w:t>Addictions related</w:t>
            </w:r>
          </w:p>
        </w:tc>
      </w:tr>
      <w:tr w:rsidR="007937D9" w14:paraId="57FB636E" w14:textId="77777777">
        <w:tc>
          <w:tcPr>
            <w:tcW w:w="2592" w:type="dxa"/>
            <w:tcBorders>
              <w:top w:val="single" w:sz="4" w:space="0" w:color="999999"/>
              <w:left w:val="single" w:sz="4" w:space="0" w:color="999999"/>
              <w:bottom w:val="single" w:sz="4" w:space="0" w:color="999999"/>
              <w:right w:val="single" w:sz="4" w:space="0" w:color="999999"/>
            </w:tcBorders>
          </w:tcPr>
          <w:p w14:paraId="631F678C" w14:textId="77777777" w:rsidR="007937D9" w:rsidRDefault="00000000">
            <w:r>
              <w:rPr>
                <w:sz w:val="18"/>
              </w:rPr>
              <w:t>Important Features</w:t>
            </w:r>
          </w:p>
        </w:tc>
        <w:tc>
          <w:tcPr>
            <w:tcW w:w="6768" w:type="dxa"/>
            <w:tcBorders>
              <w:top w:val="single" w:sz="4" w:space="0" w:color="999999"/>
              <w:left w:val="single" w:sz="4" w:space="0" w:color="999999"/>
              <w:bottom w:val="single" w:sz="4" w:space="0" w:color="999999"/>
              <w:right w:val="single" w:sz="4" w:space="0" w:color="999999"/>
            </w:tcBorders>
          </w:tcPr>
          <w:p w14:paraId="46D4422C" w14:textId="77777777" w:rsidR="007937D9" w:rsidRDefault="00000000">
            <w:r>
              <w:rPr>
                <w:sz w:val="18"/>
              </w:rPr>
              <w:t>Opioid related</w:t>
            </w:r>
          </w:p>
        </w:tc>
      </w:tr>
      <w:tr w:rsidR="007937D9" w14:paraId="4BD91803" w14:textId="77777777">
        <w:tc>
          <w:tcPr>
            <w:tcW w:w="2592" w:type="dxa"/>
            <w:tcBorders>
              <w:top w:val="single" w:sz="4" w:space="0" w:color="999999"/>
              <w:left w:val="single" w:sz="4" w:space="0" w:color="999999"/>
              <w:bottom w:val="single" w:sz="4" w:space="0" w:color="999999"/>
              <w:right w:val="single" w:sz="4" w:space="0" w:color="999999"/>
            </w:tcBorders>
            <w:shd w:val="clear" w:color="auto" w:fill="EBF2FA"/>
          </w:tcPr>
          <w:p w14:paraId="62225DCF" w14:textId="77777777" w:rsidR="007937D9" w:rsidRDefault="00000000">
            <w:r>
              <w:rPr>
                <w:sz w:val="18"/>
              </w:rPr>
              <w:t>Important Features</w:t>
            </w:r>
          </w:p>
        </w:tc>
        <w:tc>
          <w:tcPr>
            <w:tcW w:w="6768" w:type="dxa"/>
            <w:tcBorders>
              <w:top w:val="single" w:sz="4" w:space="0" w:color="999999"/>
              <w:left w:val="single" w:sz="4" w:space="0" w:color="999999"/>
              <w:bottom w:val="single" w:sz="4" w:space="0" w:color="999999"/>
              <w:right w:val="single" w:sz="4" w:space="0" w:color="999999"/>
            </w:tcBorders>
            <w:shd w:val="clear" w:color="auto" w:fill="EBF2FA"/>
          </w:tcPr>
          <w:p w14:paraId="5B75A8C9" w14:textId="77777777" w:rsidR="007937D9" w:rsidRDefault="00000000">
            <w:r>
              <w:rPr>
                <w:sz w:val="18"/>
              </w:rPr>
              <w:t>MMIWG</w:t>
            </w:r>
          </w:p>
        </w:tc>
      </w:tr>
      <w:tr w:rsidR="007937D9" w14:paraId="5A86EE8D" w14:textId="77777777">
        <w:tc>
          <w:tcPr>
            <w:tcW w:w="2592" w:type="dxa"/>
            <w:tcBorders>
              <w:top w:val="single" w:sz="4" w:space="0" w:color="999999"/>
              <w:left w:val="single" w:sz="4" w:space="0" w:color="999999"/>
              <w:bottom w:val="single" w:sz="4" w:space="0" w:color="999999"/>
              <w:right w:val="single" w:sz="4" w:space="0" w:color="999999"/>
            </w:tcBorders>
          </w:tcPr>
          <w:p w14:paraId="627B01A1" w14:textId="77777777" w:rsidR="007937D9" w:rsidRDefault="00000000">
            <w:r>
              <w:rPr>
                <w:sz w:val="18"/>
              </w:rPr>
              <w:t>Important Features</w:t>
            </w:r>
          </w:p>
        </w:tc>
        <w:tc>
          <w:tcPr>
            <w:tcW w:w="6768" w:type="dxa"/>
            <w:tcBorders>
              <w:top w:val="single" w:sz="4" w:space="0" w:color="999999"/>
              <w:left w:val="single" w:sz="4" w:space="0" w:color="999999"/>
              <w:bottom w:val="single" w:sz="4" w:space="0" w:color="999999"/>
              <w:right w:val="single" w:sz="4" w:space="0" w:color="999999"/>
            </w:tcBorders>
          </w:tcPr>
          <w:p w14:paraId="23FA75D3" w14:textId="77777777" w:rsidR="007937D9" w:rsidRDefault="00000000">
            <w:r>
              <w:rPr>
                <w:sz w:val="18"/>
              </w:rPr>
              <w:t>Land based</w:t>
            </w:r>
          </w:p>
        </w:tc>
      </w:tr>
      <w:tr w:rsidR="007937D9" w14:paraId="370ECD75" w14:textId="77777777">
        <w:tc>
          <w:tcPr>
            <w:tcW w:w="2592" w:type="dxa"/>
            <w:tcBorders>
              <w:top w:val="single" w:sz="4" w:space="0" w:color="999999"/>
              <w:left w:val="single" w:sz="4" w:space="0" w:color="999999"/>
              <w:bottom w:val="single" w:sz="4" w:space="0" w:color="999999"/>
              <w:right w:val="single" w:sz="4" w:space="0" w:color="999999"/>
            </w:tcBorders>
            <w:shd w:val="clear" w:color="auto" w:fill="EBF2FA"/>
          </w:tcPr>
          <w:p w14:paraId="057A7B55" w14:textId="77777777" w:rsidR="007937D9" w:rsidRDefault="00000000">
            <w:r>
              <w:rPr>
                <w:sz w:val="18"/>
              </w:rPr>
              <w:t>Important Features</w:t>
            </w:r>
          </w:p>
        </w:tc>
        <w:tc>
          <w:tcPr>
            <w:tcW w:w="6768" w:type="dxa"/>
            <w:tcBorders>
              <w:top w:val="single" w:sz="4" w:space="0" w:color="999999"/>
              <w:left w:val="single" w:sz="4" w:space="0" w:color="999999"/>
              <w:bottom w:val="single" w:sz="4" w:space="0" w:color="999999"/>
              <w:right w:val="single" w:sz="4" w:space="0" w:color="999999"/>
            </w:tcBorders>
            <w:shd w:val="clear" w:color="auto" w:fill="EBF2FA"/>
          </w:tcPr>
          <w:p w14:paraId="46DA12C4" w14:textId="77777777" w:rsidR="007937D9" w:rsidRDefault="00000000">
            <w:proofErr w:type="gramStart"/>
            <w:r>
              <w:rPr>
                <w:sz w:val="18"/>
              </w:rPr>
              <w:t>Other</w:t>
            </w:r>
            <w:proofErr w:type="gramEnd"/>
            <w:r>
              <w:rPr>
                <w:sz w:val="18"/>
              </w:rPr>
              <w:t xml:space="preserve"> important feature</w:t>
            </w:r>
          </w:p>
        </w:tc>
      </w:tr>
      <w:tr w:rsidR="007937D9" w14:paraId="02582F01" w14:textId="77777777">
        <w:tc>
          <w:tcPr>
            <w:tcW w:w="2592" w:type="dxa"/>
            <w:tcBorders>
              <w:top w:val="single" w:sz="4" w:space="0" w:color="999999"/>
              <w:left w:val="single" w:sz="4" w:space="0" w:color="999999"/>
              <w:bottom w:val="single" w:sz="4" w:space="0" w:color="999999"/>
              <w:right w:val="single" w:sz="4" w:space="0" w:color="999999"/>
            </w:tcBorders>
          </w:tcPr>
          <w:p w14:paraId="4DECDCB1" w14:textId="77777777" w:rsidR="007937D9" w:rsidRDefault="00000000">
            <w:r>
              <w:rPr>
                <w:sz w:val="18"/>
              </w:rPr>
              <w:t>Program Outcome</w:t>
            </w:r>
          </w:p>
        </w:tc>
        <w:tc>
          <w:tcPr>
            <w:tcW w:w="6768" w:type="dxa"/>
            <w:tcBorders>
              <w:top w:val="single" w:sz="4" w:space="0" w:color="999999"/>
              <w:left w:val="single" w:sz="4" w:space="0" w:color="999999"/>
              <w:bottom w:val="single" w:sz="4" w:space="0" w:color="999999"/>
              <w:right w:val="single" w:sz="4" w:space="0" w:color="999999"/>
            </w:tcBorders>
          </w:tcPr>
          <w:p w14:paraId="12DB4E51" w14:textId="77777777" w:rsidR="007937D9" w:rsidRDefault="00000000">
            <w:proofErr w:type="gramStart"/>
            <w:r>
              <w:rPr>
                <w:sz w:val="18"/>
              </w:rPr>
              <w:t>Culturally-based</w:t>
            </w:r>
            <w:proofErr w:type="gramEnd"/>
            <w:r>
              <w:rPr>
                <w:sz w:val="18"/>
              </w:rPr>
              <w:t xml:space="preserve"> life promotion programs</w:t>
            </w:r>
          </w:p>
        </w:tc>
      </w:tr>
      <w:tr w:rsidR="007937D9" w14:paraId="77B870C8" w14:textId="77777777">
        <w:tc>
          <w:tcPr>
            <w:tcW w:w="2592" w:type="dxa"/>
            <w:tcBorders>
              <w:top w:val="single" w:sz="4" w:space="0" w:color="999999"/>
              <w:left w:val="single" w:sz="4" w:space="0" w:color="999999"/>
              <w:bottom w:val="single" w:sz="4" w:space="0" w:color="999999"/>
              <w:right w:val="single" w:sz="4" w:space="0" w:color="999999"/>
            </w:tcBorders>
            <w:shd w:val="clear" w:color="auto" w:fill="EBF2FA"/>
          </w:tcPr>
          <w:p w14:paraId="0C0FE7F9" w14:textId="77777777" w:rsidR="007937D9" w:rsidRDefault="00000000">
            <w:r>
              <w:rPr>
                <w:sz w:val="18"/>
              </w:rPr>
              <w:t>Program Outcome</w:t>
            </w:r>
          </w:p>
        </w:tc>
        <w:tc>
          <w:tcPr>
            <w:tcW w:w="6768" w:type="dxa"/>
            <w:tcBorders>
              <w:top w:val="single" w:sz="4" w:space="0" w:color="999999"/>
              <w:left w:val="single" w:sz="4" w:space="0" w:color="999999"/>
              <w:bottom w:val="single" w:sz="4" w:space="0" w:color="999999"/>
              <w:right w:val="single" w:sz="4" w:space="0" w:color="999999"/>
            </w:tcBorders>
            <w:shd w:val="clear" w:color="auto" w:fill="EBF2FA"/>
          </w:tcPr>
          <w:p w14:paraId="5942EE2F" w14:textId="77777777" w:rsidR="007937D9" w:rsidRDefault="00000000">
            <w:r>
              <w:rPr>
                <w:sz w:val="18"/>
              </w:rPr>
              <w:t>Improved access to community-based resources and supports</w:t>
            </w:r>
          </w:p>
        </w:tc>
      </w:tr>
      <w:tr w:rsidR="007937D9" w14:paraId="63F91B75" w14:textId="77777777">
        <w:tc>
          <w:tcPr>
            <w:tcW w:w="2592" w:type="dxa"/>
            <w:tcBorders>
              <w:top w:val="single" w:sz="4" w:space="0" w:color="999999"/>
              <w:left w:val="single" w:sz="4" w:space="0" w:color="999999"/>
              <w:bottom w:val="single" w:sz="4" w:space="0" w:color="999999"/>
              <w:right w:val="single" w:sz="4" w:space="0" w:color="999999"/>
            </w:tcBorders>
          </w:tcPr>
          <w:p w14:paraId="79CB92E7" w14:textId="77777777" w:rsidR="007937D9" w:rsidRDefault="00000000">
            <w:r>
              <w:rPr>
                <w:sz w:val="18"/>
              </w:rPr>
              <w:t>Program Outcome</w:t>
            </w:r>
          </w:p>
        </w:tc>
        <w:tc>
          <w:tcPr>
            <w:tcW w:w="6768" w:type="dxa"/>
            <w:tcBorders>
              <w:top w:val="single" w:sz="4" w:space="0" w:color="999999"/>
              <w:left w:val="single" w:sz="4" w:space="0" w:color="999999"/>
              <w:bottom w:val="single" w:sz="4" w:space="0" w:color="999999"/>
              <w:right w:val="single" w:sz="4" w:space="0" w:color="999999"/>
            </w:tcBorders>
          </w:tcPr>
          <w:p w14:paraId="11CF97A4" w14:textId="77777777" w:rsidR="007937D9" w:rsidRDefault="00000000">
            <w:r>
              <w:rPr>
                <w:sz w:val="18"/>
              </w:rPr>
              <w:t>Increasing awareness and reducing stigma</w:t>
            </w:r>
          </w:p>
        </w:tc>
      </w:tr>
      <w:tr w:rsidR="007937D9" w14:paraId="03F44409" w14:textId="77777777">
        <w:tc>
          <w:tcPr>
            <w:tcW w:w="2592" w:type="dxa"/>
            <w:tcBorders>
              <w:top w:val="single" w:sz="4" w:space="0" w:color="999999"/>
              <w:left w:val="single" w:sz="4" w:space="0" w:color="999999"/>
              <w:bottom w:val="single" w:sz="4" w:space="0" w:color="999999"/>
              <w:right w:val="single" w:sz="4" w:space="0" w:color="999999"/>
            </w:tcBorders>
            <w:shd w:val="clear" w:color="auto" w:fill="EBF2FA"/>
          </w:tcPr>
          <w:p w14:paraId="669F5023" w14:textId="77777777" w:rsidR="007937D9" w:rsidRDefault="00000000">
            <w:r>
              <w:rPr>
                <w:sz w:val="18"/>
              </w:rPr>
              <w:t>Program Outcome</w:t>
            </w:r>
          </w:p>
        </w:tc>
        <w:tc>
          <w:tcPr>
            <w:tcW w:w="6768" w:type="dxa"/>
            <w:tcBorders>
              <w:top w:val="single" w:sz="4" w:space="0" w:color="999999"/>
              <w:left w:val="single" w:sz="4" w:space="0" w:color="999999"/>
              <w:bottom w:val="single" w:sz="4" w:space="0" w:color="999999"/>
              <w:right w:val="single" w:sz="4" w:space="0" w:color="999999"/>
            </w:tcBorders>
            <w:shd w:val="clear" w:color="auto" w:fill="EBF2FA"/>
          </w:tcPr>
          <w:p w14:paraId="08D2397E" w14:textId="77777777" w:rsidR="007937D9" w:rsidRDefault="00000000">
            <w:r>
              <w:rPr>
                <w:sz w:val="18"/>
              </w:rPr>
              <w:t>Education and Training</w:t>
            </w:r>
          </w:p>
        </w:tc>
      </w:tr>
    </w:tbl>
    <w:p w14:paraId="4CE2B5A8" w14:textId="77777777" w:rsidR="007937D9" w:rsidRDefault="00000000">
      <w:r>
        <w:br w:type="page"/>
      </w:r>
    </w:p>
    <w:p w14:paraId="305FC433" w14:textId="02993229" w:rsidR="007937D9" w:rsidRDefault="00000000">
      <w:pPr>
        <w:pStyle w:val="Heading1"/>
      </w:pPr>
      <w:bookmarkStart w:id="89" w:name="_Toc230083203"/>
      <w:r>
        <w:lastRenderedPageBreak/>
        <w:t xml:space="preserve">5. Reporting Group — </w:t>
      </w:r>
      <w:r w:rsidR="00CD3101">
        <w:t>Table Schemas</w:t>
      </w:r>
      <w:bookmarkEnd w:id="89"/>
    </w:p>
    <w:p w14:paraId="64F6AE05" w14:textId="4DC2D058" w:rsidR="007937D9" w:rsidRDefault="00000000">
      <w:pPr>
        <w:spacing w:after="120"/>
      </w:pPr>
      <w:r>
        <w:t xml:space="preserve">Reporting Group </w:t>
      </w:r>
      <w:r w:rsidR="00CD3101">
        <w:t>tables</w:t>
      </w:r>
      <w:r>
        <w:t xml:space="preserve"> reference Admin Group </w:t>
      </w:r>
      <w:r w:rsidR="00CD3101">
        <w:t>tables</w:t>
      </w:r>
      <w:r>
        <w:t xml:space="preserve"> directly via Lookup columns. No intermediate REF </w:t>
      </w:r>
      <w:r w:rsidR="00CD3101">
        <w:t>tables</w:t>
      </w:r>
      <w:r>
        <w:t xml:space="preserve"> </w:t>
      </w:r>
      <w:proofErr w:type="gramStart"/>
      <w:r>
        <w:t>needed</w:t>
      </w:r>
      <w:proofErr w:type="gramEnd"/>
      <w:r>
        <w:t>.</w:t>
      </w:r>
    </w:p>
    <w:p w14:paraId="667ED952" w14:textId="77777777" w:rsidR="007937D9" w:rsidRDefault="00000000">
      <w:pPr>
        <w:pStyle w:val="Heading2"/>
      </w:pPr>
      <w:bookmarkStart w:id="90" w:name="_Toc230083204"/>
      <w:proofErr w:type="gramStart"/>
      <w:r>
        <w:t xml:space="preserve">5.1  </w:t>
      </w:r>
      <w:commentRangeStart w:id="91"/>
      <w:proofErr w:type="spellStart"/>
      <w:r>
        <w:t>HL</w:t>
      </w:r>
      <w:commentRangeEnd w:id="91"/>
      <w:proofErr w:type="gramEnd"/>
      <w:r w:rsidR="00940B93">
        <w:rPr>
          <w:rStyle w:val="CommentReference"/>
          <w:rFonts w:ascii="Calibri" w:eastAsiaTheme="minorEastAsia" w:hAnsi="Calibri" w:cstheme="minorBidi"/>
          <w:color w:val="auto"/>
        </w:rPr>
        <w:commentReference w:id="91"/>
      </w:r>
      <w:r>
        <w:t>_Activity_Instance</w:t>
      </w:r>
      <w:bookmarkEnd w:id="90"/>
      <w:proofErr w:type="spellEnd"/>
    </w:p>
    <w:p w14:paraId="3687FBAD" w14:textId="07172A93" w:rsidR="007937D9" w:rsidRDefault="00000000">
      <w:r>
        <w:rPr>
          <w:i/>
        </w:rPr>
        <w:t>Core reporting table. One row per activity instance. Community is accessed via the Contract → Community relationship. A direct Community_ID FK is intentionally omitted — it would create redundancy and an integrity risk with no enforcement mechanism. Participant figures are estimates; leave unknowns blank rather than entering zero.</w:t>
      </w:r>
      <w:r w:rsidR="002C2357">
        <w:rPr>
          <w:i/>
        </w:rPr>
        <w:t xml:space="preserve"> </w:t>
      </w:r>
      <w:r w:rsidR="002C2357">
        <w:rPr>
          <w:i/>
          <w:iCs/>
        </w:rPr>
        <w:t xml:space="preserve">Attribute tagging via native </w:t>
      </w:r>
      <w:proofErr w:type="gramStart"/>
      <w:r w:rsidR="002C2357">
        <w:rPr>
          <w:i/>
          <w:iCs/>
        </w:rPr>
        <w:t>N:N</w:t>
      </w:r>
      <w:proofErr w:type="gramEnd"/>
      <w:r w:rsidR="002C2357">
        <w:rPr>
          <w:i/>
          <w:iCs/>
        </w:rPr>
        <w:t xml:space="preserve"> relationship with </w:t>
      </w:r>
      <w:proofErr w:type="spellStart"/>
      <w:r w:rsidR="002C2357">
        <w:rPr>
          <w:i/>
          <w:iCs/>
        </w:rPr>
        <w:t>Attribute_Registry</w:t>
      </w:r>
      <w:proofErr w:type="spellEnd"/>
      <w:r w:rsidR="002C2357">
        <w:rPr>
          <w:i/>
          <w:iCs/>
        </w:rPr>
        <w:t xml:space="preserve"> (see Section 2.3).</w:t>
      </w:r>
    </w:p>
    <w:tbl>
      <w:tblPr>
        <w:tblStyle w:val="TableGrid"/>
        <w:tblW w:w="0" w:type="auto"/>
        <w:tblLook w:val="04A0" w:firstRow="1" w:lastRow="0" w:firstColumn="1" w:lastColumn="0" w:noHBand="0" w:noVBand="1"/>
      </w:tblPr>
      <w:tblGrid>
        <w:gridCol w:w="2928"/>
        <w:gridCol w:w="1220"/>
        <w:gridCol w:w="3303"/>
        <w:gridCol w:w="1899"/>
      </w:tblGrid>
      <w:tr w:rsidR="007937D9" w14:paraId="73523144"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19CEF40A"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3374F575"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28F94A78"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7EAAA393" w14:textId="77777777" w:rsidR="007937D9" w:rsidRDefault="00000000">
            <w:pPr>
              <w:jc w:val="center"/>
            </w:pPr>
            <w:r>
              <w:rPr>
                <w:b/>
                <w:color w:val="FFFFFF"/>
                <w:sz w:val="18"/>
              </w:rPr>
              <w:t>Old Masterfile Equivalent</w:t>
            </w:r>
          </w:p>
        </w:tc>
      </w:tr>
      <w:tr w:rsidR="007937D9" w14:paraId="21A660BA" w14:textId="77777777">
        <w:tc>
          <w:tcPr>
            <w:tcW w:w="2160" w:type="dxa"/>
            <w:tcBorders>
              <w:top w:val="single" w:sz="4" w:space="0" w:color="999999"/>
              <w:left w:val="single" w:sz="4" w:space="0" w:color="999999"/>
              <w:bottom w:val="single" w:sz="4" w:space="0" w:color="999999"/>
              <w:right w:val="single" w:sz="4" w:space="0" w:color="999999"/>
            </w:tcBorders>
          </w:tcPr>
          <w:p w14:paraId="3338E914" w14:textId="77777777" w:rsidR="007937D9" w:rsidRDefault="00000000">
            <w:commentRangeStart w:id="92"/>
            <w:proofErr w:type="spellStart"/>
            <w:r>
              <w:rPr>
                <w:sz w:val="18"/>
              </w:rPr>
              <w:t>Contract_ID</w:t>
            </w:r>
            <w:commentRangeEnd w:id="92"/>
            <w:proofErr w:type="spellEnd"/>
            <w:r w:rsidR="00A42522">
              <w:rPr>
                <w:rStyle w:val="CommentReference"/>
              </w:rPr>
              <w:commentReference w:id="92"/>
            </w:r>
          </w:p>
        </w:tc>
        <w:tc>
          <w:tcPr>
            <w:tcW w:w="1584" w:type="dxa"/>
            <w:tcBorders>
              <w:top w:val="single" w:sz="4" w:space="0" w:color="999999"/>
              <w:left w:val="single" w:sz="4" w:space="0" w:color="999999"/>
              <w:bottom w:val="single" w:sz="4" w:space="0" w:color="999999"/>
              <w:right w:val="single" w:sz="4" w:space="0" w:color="999999"/>
            </w:tcBorders>
          </w:tcPr>
          <w:p w14:paraId="295262FB" w14:textId="19A7A982"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58AC124C" w14:textId="77777777" w:rsidR="007937D9" w:rsidRDefault="00000000">
            <w:r>
              <w:rPr>
                <w:sz w:val="18"/>
              </w:rPr>
              <w:t>→ Contracts; required</w:t>
            </w:r>
          </w:p>
        </w:tc>
        <w:tc>
          <w:tcPr>
            <w:tcW w:w="2016" w:type="dxa"/>
            <w:tcBorders>
              <w:top w:val="single" w:sz="4" w:space="0" w:color="999999"/>
              <w:left w:val="single" w:sz="4" w:space="0" w:color="999999"/>
              <w:bottom w:val="single" w:sz="4" w:space="0" w:color="999999"/>
              <w:right w:val="single" w:sz="4" w:space="0" w:color="999999"/>
            </w:tcBorders>
          </w:tcPr>
          <w:p w14:paraId="5C46C2A7" w14:textId="77777777" w:rsidR="007937D9" w:rsidRDefault="00000000">
            <w:r>
              <w:rPr>
                <w:sz w:val="18"/>
              </w:rPr>
              <w:t>Contract_ID</w:t>
            </w:r>
          </w:p>
        </w:tc>
      </w:tr>
      <w:tr w:rsidR="007937D9" w14:paraId="2E58E898"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06D9942B" w14:textId="77777777" w:rsidR="007937D9" w:rsidRDefault="00000000">
            <w:r>
              <w:rPr>
                <w:sz w:val="18"/>
              </w:rPr>
              <w:t>Activity_Family_ID</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6415EBDE" w14:textId="43A748F0"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380690F8" w14:textId="77777777" w:rsidR="007937D9" w:rsidRDefault="00000000">
            <w:r>
              <w:rPr>
                <w:sz w:val="18"/>
              </w:rPr>
              <w:t>→ Activity_Family_Registry; filter to active families for selected contract</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6EF45474" w14:textId="77777777" w:rsidR="007937D9" w:rsidRDefault="00000000">
            <w:r>
              <w:rPr>
                <w:sz w:val="18"/>
              </w:rPr>
              <w:t>Activity_Family_Code</w:t>
            </w:r>
          </w:p>
        </w:tc>
      </w:tr>
      <w:tr w:rsidR="007937D9" w14:paraId="793E832F" w14:textId="77777777">
        <w:tc>
          <w:tcPr>
            <w:tcW w:w="2160" w:type="dxa"/>
            <w:tcBorders>
              <w:top w:val="single" w:sz="4" w:space="0" w:color="999999"/>
              <w:left w:val="single" w:sz="4" w:space="0" w:color="999999"/>
              <w:bottom w:val="single" w:sz="4" w:space="0" w:color="999999"/>
              <w:right w:val="single" w:sz="4" w:space="0" w:color="999999"/>
            </w:tcBorders>
          </w:tcPr>
          <w:p w14:paraId="23DFCBD6" w14:textId="77777777" w:rsidR="007937D9" w:rsidRDefault="00000000">
            <w:r>
              <w:rPr>
                <w:sz w:val="18"/>
              </w:rPr>
              <w:t>Sub_Activity_Name</w:t>
            </w:r>
          </w:p>
        </w:tc>
        <w:tc>
          <w:tcPr>
            <w:tcW w:w="1584" w:type="dxa"/>
            <w:tcBorders>
              <w:top w:val="single" w:sz="4" w:space="0" w:color="999999"/>
              <w:left w:val="single" w:sz="4" w:space="0" w:color="999999"/>
              <w:bottom w:val="single" w:sz="4" w:space="0" w:color="999999"/>
              <w:right w:val="single" w:sz="4" w:space="0" w:color="999999"/>
            </w:tcBorders>
          </w:tcPr>
          <w:p w14:paraId="5B9BA88F"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tcPr>
          <w:p w14:paraId="7D9E4B4A" w14:textId="77777777" w:rsidR="007937D9" w:rsidRDefault="00000000">
            <w:r>
              <w:rPr>
                <w:sz w:val="18"/>
              </w:rPr>
              <w:t>Primary descriptive name for this instance; contract-level activity inferred from Activity_Family</w:t>
            </w:r>
          </w:p>
        </w:tc>
        <w:tc>
          <w:tcPr>
            <w:tcW w:w="2016" w:type="dxa"/>
            <w:tcBorders>
              <w:top w:val="single" w:sz="4" w:space="0" w:color="999999"/>
              <w:left w:val="single" w:sz="4" w:space="0" w:color="999999"/>
              <w:bottom w:val="single" w:sz="4" w:space="0" w:color="999999"/>
              <w:right w:val="single" w:sz="4" w:space="0" w:color="999999"/>
            </w:tcBorders>
          </w:tcPr>
          <w:p w14:paraId="3CBB51D1" w14:textId="77777777" w:rsidR="007937D9" w:rsidRDefault="00000000">
            <w:r>
              <w:rPr>
                <w:sz w:val="18"/>
              </w:rPr>
              <w:t>Sub-activity Name</w:t>
            </w:r>
          </w:p>
        </w:tc>
      </w:tr>
      <w:tr w:rsidR="007937D9" w14:paraId="2F8DF7A5"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6E3B8E1E" w14:textId="77777777" w:rsidR="007937D9" w:rsidRDefault="00000000">
            <w:r>
              <w:rPr>
                <w:sz w:val="18"/>
              </w:rPr>
              <w:t>Fiscal_Year_ID</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7DC81266" w14:textId="10525E99"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7F76DCD8" w14:textId="77777777" w:rsidR="007937D9" w:rsidRDefault="00000000">
            <w:r>
              <w:rPr>
                <w:sz w:val="18"/>
              </w:rPr>
              <w:t>→ Fiscal_Years; required</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0E034C2C" w14:textId="77777777" w:rsidR="007937D9" w:rsidRDefault="00000000">
            <w:r>
              <w:rPr>
                <w:sz w:val="18"/>
              </w:rPr>
              <w:t>Fiscal Year</w:t>
            </w:r>
          </w:p>
        </w:tc>
      </w:tr>
      <w:tr w:rsidR="007937D9" w14:paraId="667BA2CC" w14:textId="77777777">
        <w:tc>
          <w:tcPr>
            <w:tcW w:w="2160" w:type="dxa"/>
            <w:tcBorders>
              <w:top w:val="single" w:sz="4" w:space="0" w:color="999999"/>
              <w:left w:val="single" w:sz="4" w:space="0" w:color="999999"/>
              <w:bottom w:val="single" w:sz="4" w:space="0" w:color="999999"/>
              <w:right w:val="single" w:sz="4" w:space="0" w:color="999999"/>
            </w:tcBorders>
          </w:tcPr>
          <w:p w14:paraId="74624F9A" w14:textId="77777777" w:rsidR="007937D9" w:rsidRDefault="00000000">
            <w:r>
              <w:rPr>
                <w:sz w:val="18"/>
              </w:rPr>
              <w:t>Activity_Start_Date</w:t>
            </w:r>
          </w:p>
        </w:tc>
        <w:tc>
          <w:tcPr>
            <w:tcW w:w="1584" w:type="dxa"/>
            <w:tcBorders>
              <w:top w:val="single" w:sz="4" w:space="0" w:color="999999"/>
              <w:left w:val="single" w:sz="4" w:space="0" w:color="999999"/>
              <w:bottom w:val="single" w:sz="4" w:space="0" w:color="999999"/>
              <w:right w:val="single" w:sz="4" w:space="0" w:color="999999"/>
            </w:tcBorders>
          </w:tcPr>
          <w:p w14:paraId="7A94BEE7" w14:textId="257B797D"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tcPr>
          <w:p w14:paraId="376C9CC7"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5CC757AE" w14:textId="77777777" w:rsidR="007937D9" w:rsidRDefault="00000000">
            <w:r>
              <w:rPr>
                <w:sz w:val="18"/>
              </w:rPr>
              <w:t>Start Date</w:t>
            </w:r>
          </w:p>
        </w:tc>
      </w:tr>
      <w:tr w:rsidR="007937D9" w14:paraId="3213C2A4"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30215E3A" w14:textId="77777777" w:rsidR="007937D9" w:rsidRDefault="00000000">
            <w:r>
              <w:rPr>
                <w:sz w:val="18"/>
              </w:rPr>
              <w:t>Activity_End_Date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0B28A30D" w14:textId="7E629F8E"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3103E43E" w14:textId="77777777" w:rsidR="007937D9" w:rsidRDefault="00000000">
            <w:r>
              <w:rPr>
                <w:sz w:val="18"/>
              </w:rPr>
              <w:t>Must be on or after Activity_Start_Date</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7D57F30A" w14:textId="77777777" w:rsidR="007937D9" w:rsidRDefault="00000000">
            <w:r>
              <w:rPr>
                <w:sz w:val="18"/>
              </w:rPr>
              <w:t>End Date</w:t>
            </w:r>
          </w:p>
        </w:tc>
      </w:tr>
      <w:tr w:rsidR="007937D9" w14:paraId="6B6665BA" w14:textId="77777777">
        <w:tc>
          <w:tcPr>
            <w:tcW w:w="2160" w:type="dxa"/>
            <w:tcBorders>
              <w:top w:val="single" w:sz="4" w:space="0" w:color="999999"/>
              <w:left w:val="single" w:sz="4" w:space="0" w:color="999999"/>
              <w:bottom w:val="single" w:sz="4" w:space="0" w:color="999999"/>
              <w:right w:val="single" w:sz="4" w:space="0" w:color="999999"/>
            </w:tcBorders>
          </w:tcPr>
          <w:p w14:paraId="3B1ED8BB" w14:textId="77777777" w:rsidR="007937D9" w:rsidRDefault="00000000">
            <w:commentRangeStart w:id="93"/>
            <w:proofErr w:type="spellStart"/>
            <w:r>
              <w:rPr>
                <w:sz w:val="18"/>
              </w:rPr>
              <w:t>Activity_HR_YN</w:t>
            </w:r>
            <w:commentRangeEnd w:id="93"/>
            <w:proofErr w:type="spellEnd"/>
            <w:r w:rsidR="00562DA0">
              <w:rPr>
                <w:rStyle w:val="CommentReference"/>
              </w:rPr>
              <w:commentReference w:id="93"/>
            </w:r>
          </w:p>
        </w:tc>
        <w:tc>
          <w:tcPr>
            <w:tcW w:w="1584" w:type="dxa"/>
            <w:tcBorders>
              <w:top w:val="single" w:sz="4" w:space="0" w:color="999999"/>
              <w:left w:val="single" w:sz="4" w:space="0" w:color="999999"/>
              <w:bottom w:val="single" w:sz="4" w:space="0" w:color="999999"/>
              <w:right w:val="single" w:sz="4" w:space="0" w:color="999999"/>
            </w:tcBorders>
          </w:tcPr>
          <w:p w14:paraId="296D5EE4" w14:textId="4D06B199" w:rsidR="007937D9" w:rsidRDefault="00B336D5">
            <w:r>
              <w:rPr>
                <w:sz w:val="18"/>
              </w:rPr>
              <w:t>Two Options</w:t>
            </w:r>
          </w:p>
        </w:tc>
        <w:tc>
          <w:tcPr>
            <w:tcW w:w="4320" w:type="dxa"/>
            <w:tcBorders>
              <w:top w:val="single" w:sz="4" w:space="0" w:color="999999"/>
              <w:left w:val="single" w:sz="4" w:space="0" w:color="999999"/>
              <w:bottom w:val="single" w:sz="4" w:space="0" w:color="999999"/>
              <w:right w:val="single" w:sz="4" w:space="0" w:color="999999"/>
            </w:tcBorders>
          </w:tcPr>
          <w:p w14:paraId="63DE2C50" w14:textId="77777777" w:rsidR="007937D9" w:rsidRDefault="00000000">
            <w:r>
              <w:rPr>
                <w:sz w:val="18"/>
              </w:rPr>
              <w:t>Does this activity include a human resources (staffing) component?</w:t>
            </w:r>
          </w:p>
        </w:tc>
        <w:tc>
          <w:tcPr>
            <w:tcW w:w="2016" w:type="dxa"/>
            <w:tcBorders>
              <w:top w:val="single" w:sz="4" w:space="0" w:color="999999"/>
              <w:left w:val="single" w:sz="4" w:space="0" w:color="999999"/>
              <w:bottom w:val="single" w:sz="4" w:space="0" w:color="999999"/>
              <w:right w:val="single" w:sz="4" w:space="0" w:color="999999"/>
            </w:tcBorders>
          </w:tcPr>
          <w:p w14:paraId="5D56F0F2" w14:textId="77777777" w:rsidR="007937D9" w:rsidRDefault="00000000">
            <w:r>
              <w:rPr>
                <w:sz w:val="18"/>
              </w:rPr>
              <w:t>HR Component?</w:t>
            </w:r>
          </w:p>
        </w:tc>
      </w:tr>
      <w:tr w:rsidR="007937D9" w14:paraId="4CC5EF26"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52598D66" w14:textId="77777777" w:rsidR="007937D9" w:rsidRDefault="00000000">
            <w:r>
              <w:rPr>
                <w:sz w:val="18"/>
              </w:rPr>
              <w:t>Activity_FTE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50927392" w14:textId="2F8241C0" w:rsidR="007937D9" w:rsidRDefault="00CD3101">
            <w:r>
              <w:rPr>
                <w:sz w:val="18"/>
              </w:rPr>
              <w:t>Decimal Number</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1D688900" w14:textId="77777777" w:rsidR="007937D9" w:rsidRDefault="00000000">
            <w:r>
              <w:rPr>
                <w:sz w:val="18"/>
              </w:rPr>
              <w:t>If Activity_HR_YN = Yes; full-time equivalent</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4E5C7A20" w14:textId="77777777" w:rsidR="007937D9" w:rsidRDefault="00000000">
            <w:r>
              <w:rPr>
                <w:sz w:val="18"/>
              </w:rPr>
              <w:t>FTE Equivalent if Yes</w:t>
            </w:r>
          </w:p>
        </w:tc>
      </w:tr>
      <w:tr w:rsidR="007937D9" w14:paraId="57E86F8E" w14:textId="77777777">
        <w:tc>
          <w:tcPr>
            <w:tcW w:w="2160" w:type="dxa"/>
            <w:tcBorders>
              <w:top w:val="single" w:sz="4" w:space="0" w:color="999999"/>
              <w:left w:val="single" w:sz="4" w:space="0" w:color="999999"/>
              <w:bottom w:val="single" w:sz="4" w:space="0" w:color="999999"/>
              <w:right w:val="single" w:sz="4" w:space="0" w:color="999999"/>
            </w:tcBorders>
          </w:tcPr>
          <w:p w14:paraId="60745041" w14:textId="77777777" w:rsidR="007937D9" w:rsidRDefault="00000000">
            <w:r>
              <w:rPr>
                <w:sz w:val="18"/>
              </w:rPr>
              <w:t>Activity_Format</w:t>
            </w:r>
          </w:p>
        </w:tc>
        <w:tc>
          <w:tcPr>
            <w:tcW w:w="1584" w:type="dxa"/>
            <w:tcBorders>
              <w:top w:val="single" w:sz="4" w:space="0" w:color="999999"/>
              <w:left w:val="single" w:sz="4" w:space="0" w:color="999999"/>
              <w:bottom w:val="single" w:sz="4" w:space="0" w:color="999999"/>
              <w:right w:val="single" w:sz="4" w:space="0" w:color="999999"/>
            </w:tcBorders>
          </w:tcPr>
          <w:p w14:paraId="6937CA71" w14:textId="55A5A67C" w:rsidR="007937D9" w:rsidRDefault="00CD3101">
            <w:r>
              <w:rPr>
                <w:sz w:val="18"/>
              </w:rPr>
              <w:t>Choice</w:t>
            </w:r>
          </w:p>
        </w:tc>
        <w:tc>
          <w:tcPr>
            <w:tcW w:w="4320" w:type="dxa"/>
            <w:tcBorders>
              <w:top w:val="single" w:sz="4" w:space="0" w:color="999999"/>
              <w:left w:val="single" w:sz="4" w:space="0" w:color="999999"/>
              <w:bottom w:val="single" w:sz="4" w:space="0" w:color="999999"/>
              <w:right w:val="single" w:sz="4" w:space="0" w:color="999999"/>
            </w:tcBorders>
          </w:tcPr>
          <w:p w14:paraId="1C5E426B" w14:textId="77777777" w:rsidR="007937D9" w:rsidRDefault="00000000">
            <w:r>
              <w:rPr>
                <w:sz w:val="18"/>
              </w:rPr>
              <w:t>Individual work (1:1) / Small group event / Community event / Training / Travel or camps / HR only / Other</w:t>
            </w:r>
          </w:p>
        </w:tc>
        <w:tc>
          <w:tcPr>
            <w:tcW w:w="2016" w:type="dxa"/>
            <w:tcBorders>
              <w:top w:val="single" w:sz="4" w:space="0" w:color="999999"/>
              <w:left w:val="single" w:sz="4" w:space="0" w:color="999999"/>
              <w:bottom w:val="single" w:sz="4" w:space="0" w:color="999999"/>
              <w:right w:val="single" w:sz="4" w:space="0" w:color="999999"/>
            </w:tcBorders>
          </w:tcPr>
          <w:p w14:paraId="6726D5E4" w14:textId="77777777" w:rsidR="007937D9" w:rsidRDefault="00000000">
            <w:r>
              <w:rPr>
                <w:sz w:val="18"/>
              </w:rPr>
              <w:t>Activity Format</w:t>
            </w:r>
          </w:p>
        </w:tc>
      </w:tr>
      <w:tr w:rsidR="007937D9" w14:paraId="442027F7"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0B0C91BA" w14:textId="77777777" w:rsidR="007937D9" w:rsidRDefault="00000000">
            <w:r>
              <w:rPr>
                <w:sz w:val="18"/>
              </w:rPr>
              <w:t>Activity_Recurrence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7C3F38B3" w14:textId="03C7AAEF" w:rsidR="007937D9" w:rsidRDefault="00CD3101">
            <w:r>
              <w:rPr>
                <w:sz w:val="18"/>
              </w:rPr>
              <w:t>Choice</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206F2AB5" w14:textId="77777777" w:rsidR="007937D9" w:rsidRDefault="00000000">
            <w:r>
              <w:rPr>
                <w:sz w:val="18"/>
              </w:rPr>
              <w:t>Multiple times per week / Weekly / Biweekly / Monthly / Quarterly / Biannually / Annually / One time event / NA / Other</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63C62902" w14:textId="77777777" w:rsidR="007937D9" w:rsidRDefault="00000000">
            <w:r>
              <w:rPr>
                <w:sz w:val="18"/>
              </w:rPr>
              <w:t>Activity Recurrence</w:t>
            </w:r>
          </w:p>
        </w:tc>
      </w:tr>
      <w:tr w:rsidR="007937D9" w14:paraId="547833C8" w14:textId="77777777">
        <w:tc>
          <w:tcPr>
            <w:tcW w:w="2160" w:type="dxa"/>
            <w:tcBorders>
              <w:top w:val="single" w:sz="4" w:space="0" w:color="999999"/>
              <w:left w:val="single" w:sz="4" w:space="0" w:color="999999"/>
              <w:bottom w:val="single" w:sz="4" w:space="0" w:color="999999"/>
              <w:right w:val="single" w:sz="4" w:space="0" w:color="999999"/>
            </w:tcBorders>
          </w:tcPr>
          <w:p w14:paraId="20A9FA56" w14:textId="77777777" w:rsidR="007937D9" w:rsidRDefault="00000000">
            <w:r>
              <w:rPr>
                <w:sz w:val="18"/>
              </w:rPr>
              <w:t>Instance_Count</w:t>
            </w:r>
          </w:p>
        </w:tc>
        <w:tc>
          <w:tcPr>
            <w:tcW w:w="1584" w:type="dxa"/>
            <w:tcBorders>
              <w:top w:val="single" w:sz="4" w:space="0" w:color="999999"/>
              <w:left w:val="single" w:sz="4" w:space="0" w:color="999999"/>
              <w:bottom w:val="single" w:sz="4" w:space="0" w:color="999999"/>
              <w:right w:val="single" w:sz="4" w:space="0" w:color="999999"/>
            </w:tcBorders>
          </w:tcPr>
          <w:p w14:paraId="33F57349" w14:textId="1DED3538" w:rsidR="007937D9" w:rsidRDefault="00CD3101">
            <w:r>
              <w:rPr>
                <w:sz w:val="18"/>
              </w:rPr>
              <w:t>Whole Number</w:t>
            </w:r>
          </w:p>
        </w:tc>
        <w:tc>
          <w:tcPr>
            <w:tcW w:w="4320" w:type="dxa"/>
            <w:tcBorders>
              <w:top w:val="single" w:sz="4" w:space="0" w:color="999999"/>
              <w:left w:val="single" w:sz="4" w:space="0" w:color="999999"/>
              <w:bottom w:val="single" w:sz="4" w:space="0" w:color="999999"/>
              <w:right w:val="single" w:sz="4" w:space="0" w:color="999999"/>
            </w:tcBorders>
          </w:tcPr>
          <w:p w14:paraId="6A547A47" w14:textId="77777777" w:rsidR="007937D9" w:rsidRDefault="00000000">
            <w:r>
              <w:rPr>
                <w:sz w:val="18"/>
              </w:rPr>
              <w:t>Number of times this activity occurred; required for per-instance participant calculation</w:t>
            </w:r>
          </w:p>
        </w:tc>
        <w:tc>
          <w:tcPr>
            <w:tcW w:w="2016" w:type="dxa"/>
            <w:tcBorders>
              <w:top w:val="single" w:sz="4" w:space="0" w:color="999999"/>
              <w:left w:val="single" w:sz="4" w:space="0" w:color="999999"/>
              <w:bottom w:val="single" w:sz="4" w:space="0" w:color="999999"/>
              <w:right w:val="single" w:sz="4" w:space="0" w:color="999999"/>
            </w:tcBorders>
          </w:tcPr>
          <w:p w14:paraId="45E3EFED" w14:textId="77777777" w:rsidR="007937D9" w:rsidRDefault="007937D9"/>
        </w:tc>
      </w:tr>
      <w:tr w:rsidR="007937D9" w14:paraId="46E53174"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226773F2" w14:textId="77777777" w:rsidR="007937D9" w:rsidRDefault="00000000">
            <w:r>
              <w:rPr>
                <w:sz w:val="18"/>
              </w:rPr>
              <w:t>Estimated_Participants_Total</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75D7E127" w14:textId="3F14F126" w:rsidR="007937D9" w:rsidRDefault="00CD3101">
            <w:r>
              <w:rPr>
                <w:sz w:val="18"/>
              </w:rPr>
              <w:t>Whole Number</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75E597FD" w14:textId="77777777" w:rsidR="007937D9" w:rsidRDefault="00000000">
            <w:r>
              <w:rPr>
                <w:sz w:val="18"/>
              </w:rPr>
              <w:t>Total estimated participants across all instances</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0404CAD0" w14:textId="77777777" w:rsidR="007937D9" w:rsidRDefault="00000000">
            <w:r>
              <w:rPr>
                <w:sz w:val="18"/>
              </w:rPr>
              <w:t>Estimated Participants (total)</w:t>
            </w:r>
          </w:p>
        </w:tc>
      </w:tr>
      <w:tr w:rsidR="007937D9" w14:paraId="471226B9" w14:textId="77777777">
        <w:tc>
          <w:tcPr>
            <w:tcW w:w="2160" w:type="dxa"/>
            <w:tcBorders>
              <w:top w:val="single" w:sz="4" w:space="0" w:color="999999"/>
              <w:left w:val="single" w:sz="4" w:space="0" w:color="999999"/>
              <w:bottom w:val="single" w:sz="4" w:space="0" w:color="999999"/>
              <w:right w:val="single" w:sz="4" w:space="0" w:color="999999"/>
            </w:tcBorders>
          </w:tcPr>
          <w:p w14:paraId="61A70934" w14:textId="77777777" w:rsidR="007937D9" w:rsidRDefault="00000000">
            <w:r>
              <w:rPr>
                <w:sz w:val="18"/>
              </w:rPr>
              <w:t>Estimated_Participants_Per_Instance</w:t>
            </w:r>
          </w:p>
        </w:tc>
        <w:tc>
          <w:tcPr>
            <w:tcW w:w="1584" w:type="dxa"/>
            <w:tcBorders>
              <w:top w:val="single" w:sz="4" w:space="0" w:color="999999"/>
              <w:left w:val="single" w:sz="4" w:space="0" w:color="999999"/>
              <w:bottom w:val="single" w:sz="4" w:space="0" w:color="999999"/>
              <w:right w:val="single" w:sz="4" w:space="0" w:color="999999"/>
            </w:tcBorders>
          </w:tcPr>
          <w:p w14:paraId="6018F677" w14:textId="7E04C20F" w:rsidR="007937D9" w:rsidRDefault="00CD3101">
            <w:r>
              <w:rPr>
                <w:sz w:val="18"/>
              </w:rPr>
              <w:t>Whole Number</w:t>
            </w:r>
          </w:p>
        </w:tc>
        <w:tc>
          <w:tcPr>
            <w:tcW w:w="4320" w:type="dxa"/>
            <w:tcBorders>
              <w:top w:val="single" w:sz="4" w:space="0" w:color="999999"/>
              <w:left w:val="single" w:sz="4" w:space="0" w:color="999999"/>
              <w:bottom w:val="single" w:sz="4" w:space="0" w:color="999999"/>
              <w:right w:val="single" w:sz="4" w:space="0" w:color="999999"/>
            </w:tcBorders>
          </w:tcPr>
          <w:p w14:paraId="38B4269F" w14:textId="77777777" w:rsidR="007937D9" w:rsidRDefault="00000000">
            <w:r>
              <w:rPr>
                <w:sz w:val="18"/>
              </w:rPr>
              <w:t>Estimated participants per single occurrence</w:t>
            </w:r>
          </w:p>
        </w:tc>
        <w:tc>
          <w:tcPr>
            <w:tcW w:w="2016" w:type="dxa"/>
            <w:tcBorders>
              <w:top w:val="single" w:sz="4" w:space="0" w:color="999999"/>
              <w:left w:val="single" w:sz="4" w:space="0" w:color="999999"/>
              <w:bottom w:val="single" w:sz="4" w:space="0" w:color="999999"/>
              <w:right w:val="single" w:sz="4" w:space="0" w:color="999999"/>
            </w:tcBorders>
          </w:tcPr>
          <w:p w14:paraId="723A711C" w14:textId="77777777" w:rsidR="007937D9" w:rsidRDefault="00000000">
            <w:r>
              <w:rPr>
                <w:sz w:val="18"/>
              </w:rPr>
              <w:t>Estimated Participants (per instance)</w:t>
            </w:r>
          </w:p>
        </w:tc>
      </w:tr>
      <w:tr w:rsidR="007937D9" w14:paraId="04E0D367"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1E64623F" w14:textId="77777777" w:rsidR="007937D9" w:rsidRDefault="00000000">
            <w:r>
              <w:rPr>
                <w:sz w:val="18"/>
              </w:rPr>
              <w:t>Estimated_Youth_Participants</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0C19D8F7" w14:textId="64456154" w:rsidR="007937D9" w:rsidRDefault="00CD3101">
            <w:r>
              <w:rPr>
                <w:sz w:val="18"/>
              </w:rPr>
              <w:t>Whole Number</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56A5398C" w14:textId="77777777" w:rsidR="007937D9" w:rsidRDefault="00000000">
            <w:r>
              <w:rPr>
                <w:sz w:val="18"/>
              </w:rPr>
              <w:t>Subset of Estimated_Participants_Total who are youth</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1B9D8415" w14:textId="77777777" w:rsidR="007937D9" w:rsidRDefault="00000000">
            <w:r>
              <w:rPr>
                <w:sz w:val="18"/>
              </w:rPr>
              <w:t>Estimated Youth Participants</w:t>
            </w:r>
          </w:p>
        </w:tc>
      </w:tr>
      <w:tr w:rsidR="007937D9" w14:paraId="7D019F37" w14:textId="77777777">
        <w:tc>
          <w:tcPr>
            <w:tcW w:w="2160" w:type="dxa"/>
            <w:tcBorders>
              <w:top w:val="single" w:sz="4" w:space="0" w:color="999999"/>
              <w:left w:val="single" w:sz="4" w:space="0" w:color="999999"/>
              <w:bottom w:val="single" w:sz="4" w:space="0" w:color="999999"/>
              <w:right w:val="single" w:sz="4" w:space="0" w:color="999999"/>
            </w:tcBorders>
          </w:tcPr>
          <w:p w14:paraId="401ACB9E" w14:textId="77777777" w:rsidR="007937D9" w:rsidRDefault="00000000">
            <w:r>
              <w:rPr>
                <w:sz w:val="18"/>
              </w:rPr>
              <w:t>Entered_By</w:t>
            </w:r>
          </w:p>
        </w:tc>
        <w:tc>
          <w:tcPr>
            <w:tcW w:w="1584" w:type="dxa"/>
            <w:tcBorders>
              <w:top w:val="single" w:sz="4" w:space="0" w:color="999999"/>
              <w:left w:val="single" w:sz="4" w:space="0" w:color="999999"/>
              <w:bottom w:val="single" w:sz="4" w:space="0" w:color="999999"/>
              <w:right w:val="single" w:sz="4" w:space="0" w:color="999999"/>
            </w:tcBorders>
          </w:tcPr>
          <w:p w14:paraId="5F0244E3" w14:textId="0581FEE6"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7519A628" w14:textId="77777777" w:rsidR="007937D9" w:rsidRDefault="00000000">
            <w:r>
              <w:rPr>
                <w:sz w:val="18"/>
              </w:rPr>
              <w:t>→ Staff; displays Staff_Name</w:t>
            </w:r>
          </w:p>
        </w:tc>
        <w:tc>
          <w:tcPr>
            <w:tcW w:w="2016" w:type="dxa"/>
            <w:tcBorders>
              <w:top w:val="single" w:sz="4" w:space="0" w:color="999999"/>
              <w:left w:val="single" w:sz="4" w:space="0" w:color="999999"/>
              <w:bottom w:val="single" w:sz="4" w:space="0" w:color="999999"/>
              <w:right w:val="single" w:sz="4" w:space="0" w:color="999999"/>
            </w:tcBorders>
          </w:tcPr>
          <w:p w14:paraId="740849BC" w14:textId="77777777" w:rsidR="007937D9" w:rsidRDefault="00000000">
            <w:r>
              <w:rPr>
                <w:sz w:val="18"/>
              </w:rPr>
              <w:t>Entered_By</w:t>
            </w:r>
          </w:p>
        </w:tc>
      </w:tr>
      <w:tr w:rsidR="007937D9" w14:paraId="03BCAAE9"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4245ECCD" w14:textId="77777777" w:rsidR="007937D9" w:rsidRDefault="00000000">
            <w:r>
              <w:rPr>
                <w:sz w:val="18"/>
              </w:rPr>
              <w:t>Entry_Date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0F9A5D00" w14:textId="374E6C7A" w:rsidR="007937D9" w:rsidRDefault="00CD3101">
            <w:r>
              <w:rPr>
                <w:sz w:val="18"/>
              </w:rPr>
              <w:t>Date Only</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2FEE8B63" w14:textId="77777777" w:rsidR="007937D9" w:rsidRDefault="00000000">
            <w:r>
              <w:rPr>
                <w:sz w:val="18"/>
              </w:rPr>
              <w:t>Date this record was entered</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6D662C41" w14:textId="77777777" w:rsidR="007937D9" w:rsidRDefault="00000000">
            <w:r>
              <w:rPr>
                <w:sz w:val="18"/>
              </w:rPr>
              <w:t>Entry_Date</w:t>
            </w:r>
          </w:p>
        </w:tc>
      </w:tr>
      <w:tr w:rsidR="007937D9" w14:paraId="5DA648E4" w14:textId="77777777">
        <w:tc>
          <w:tcPr>
            <w:tcW w:w="2160" w:type="dxa"/>
            <w:tcBorders>
              <w:top w:val="single" w:sz="4" w:space="0" w:color="999999"/>
              <w:left w:val="single" w:sz="4" w:space="0" w:color="999999"/>
              <w:bottom w:val="single" w:sz="4" w:space="0" w:color="999999"/>
              <w:right w:val="single" w:sz="4" w:space="0" w:color="999999"/>
            </w:tcBorders>
          </w:tcPr>
          <w:p w14:paraId="77F55255" w14:textId="77777777" w:rsidR="007937D9" w:rsidRDefault="00000000">
            <w:proofErr w:type="spellStart"/>
            <w:r>
              <w:rPr>
                <w:sz w:val="18"/>
              </w:rPr>
              <w:t>Data_Quality_</w:t>
            </w:r>
            <w:commentRangeStart w:id="94"/>
            <w:r>
              <w:rPr>
                <w:sz w:val="18"/>
              </w:rPr>
              <w:t>Notes</w:t>
            </w:r>
            <w:commentRangeEnd w:id="94"/>
            <w:proofErr w:type="spellEnd"/>
            <w:r w:rsidR="008D08BE">
              <w:rPr>
                <w:rStyle w:val="CommentReference"/>
              </w:rPr>
              <w:commentReference w:id="94"/>
            </w:r>
          </w:p>
        </w:tc>
        <w:tc>
          <w:tcPr>
            <w:tcW w:w="1584" w:type="dxa"/>
            <w:tcBorders>
              <w:top w:val="single" w:sz="4" w:space="0" w:color="999999"/>
              <w:left w:val="single" w:sz="4" w:space="0" w:color="999999"/>
              <w:bottom w:val="single" w:sz="4" w:space="0" w:color="999999"/>
              <w:right w:val="single" w:sz="4" w:space="0" w:color="999999"/>
            </w:tcBorders>
          </w:tcPr>
          <w:p w14:paraId="19646EBB" w14:textId="59FB8985"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tcPr>
          <w:p w14:paraId="3CF8CC7B" w14:textId="77777777" w:rsidR="007937D9" w:rsidRDefault="00000000">
            <w:r>
              <w:rPr>
                <w:sz w:val="18"/>
              </w:rPr>
              <w:t>Flag data quality issues, estimates, or caveats</w:t>
            </w:r>
          </w:p>
        </w:tc>
        <w:tc>
          <w:tcPr>
            <w:tcW w:w="2016" w:type="dxa"/>
            <w:tcBorders>
              <w:top w:val="single" w:sz="4" w:space="0" w:color="999999"/>
              <w:left w:val="single" w:sz="4" w:space="0" w:color="999999"/>
              <w:bottom w:val="single" w:sz="4" w:space="0" w:color="999999"/>
              <w:right w:val="single" w:sz="4" w:space="0" w:color="999999"/>
            </w:tcBorders>
          </w:tcPr>
          <w:p w14:paraId="2FC96EA4" w14:textId="77777777" w:rsidR="007937D9" w:rsidRDefault="00000000">
            <w:r>
              <w:rPr>
                <w:sz w:val="18"/>
              </w:rPr>
              <w:t>Data Quality Notes</w:t>
            </w:r>
          </w:p>
        </w:tc>
      </w:tr>
    </w:tbl>
    <w:p w14:paraId="4F473F53" w14:textId="77777777" w:rsidR="007937D9" w:rsidRDefault="007937D9"/>
    <w:p w14:paraId="7B552D96" w14:textId="1CD35FA9" w:rsidR="007937D9" w:rsidRDefault="00000000">
      <w:pPr>
        <w:pStyle w:val="Heading2"/>
      </w:pPr>
      <w:bookmarkStart w:id="95" w:name="_Toc230083205"/>
      <w:proofErr w:type="gramStart"/>
      <w:r>
        <w:lastRenderedPageBreak/>
        <w:t xml:space="preserve">5.2  </w:t>
      </w:r>
      <w:proofErr w:type="spellStart"/>
      <w:r>
        <w:t>Activity</w:t>
      </w:r>
      <w:proofErr w:type="gramEnd"/>
      <w:r>
        <w:t>_Attribute_Links</w:t>
      </w:r>
      <w:proofErr w:type="spellEnd"/>
      <w:r w:rsidR="00351935">
        <w:t xml:space="preserve"> and </w:t>
      </w:r>
      <w:proofErr w:type="spellStart"/>
      <w:r w:rsidR="00351935">
        <w:t>Media_Attribute_Links</w:t>
      </w:r>
      <w:proofErr w:type="spellEnd"/>
      <w:r w:rsidR="00351935">
        <w:t xml:space="preserve"> </w:t>
      </w:r>
      <w:r w:rsidR="002C7D99" w:rsidRPr="002C7D99">
        <w:t xml:space="preserve">→ Native </w:t>
      </w:r>
      <w:proofErr w:type="gramStart"/>
      <w:r w:rsidR="002C7D99" w:rsidRPr="002C7D99">
        <w:t>N:N</w:t>
      </w:r>
      <w:proofErr w:type="gramEnd"/>
      <w:r w:rsidR="002C7D99" w:rsidRPr="002C7D99">
        <w:t xml:space="preserve"> Relationship</w:t>
      </w:r>
      <w:bookmarkEnd w:id="95"/>
    </w:p>
    <w:p w14:paraId="13C5CA63" w14:textId="5E1C44CB" w:rsidR="003E4E8C" w:rsidRDefault="003E4E8C" w:rsidP="003E4E8C">
      <w:pPr>
        <w:pBdr>
          <w:left w:val="single" w:sz="18" w:space="4" w:color="A6A6A6"/>
        </w:pBdr>
        <w:ind w:left="180"/>
      </w:pPr>
      <w:r>
        <w:rPr>
          <w:i/>
          <w:iCs/>
        </w:rPr>
        <w:t xml:space="preserve">In v1.4, </w:t>
      </w:r>
      <w:r w:rsidR="002C7D99">
        <w:rPr>
          <w:i/>
          <w:iCs/>
        </w:rPr>
        <w:t>these</w:t>
      </w:r>
      <w:r>
        <w:rPr>
          <w:i/>
          <w:iCs/>
        </w:rPr>
        <w:t xml:space="preserve"> junction table</w:t>
      </w:r>
      <w:r w:rsidR="002C7D99">
        <w:rPr>
          <w:i/>
          <w:iCs/>
        </w:rPr>
        <w:t>s</w:t>
      </w:r>
      <w:r>
        <w:rPr>
          <w:i/>
          <w:iCs/>
        </w:rPr>
        <w:t xml:space="preserve"> </w:t>
      </w:r>
      <w:r w:rsidR="002C7D99">
        <w:rPr>
          <w:i/>
          <w:iCs/>
        </w:rPr>
        <w:t>are</w:t>
      </w:r>
      <w:r>
        <w:rPr>
          <w:i/>
          <w:iCs/>
        </w:rPr>
        <w:t xml:space="preserve"> replaced by a native Dataverse many-to-many relationship between </w:t>
      </w:r>
      <w:proofErr w:type="spellStart"/>
      <w:r>
        <w:rPr>
          <w:i/>
          <w:iCs/>
        </w:rPr>
        <w:t>HL_Activity_Instance</w:t>
      </w:r>
      <w:proofErr w:type="spellEnd"/>
      <w:r>
        <w:rPr>
          <w:i/>
          <w:iCs/>
        </w:rPr>
        <w:t xml:space="preserve"> and </w:t>
      </w:r>
      <w:proofErr w:type="spellStart"/>
      <w:r>
        <w:rPr>
          <w:i/>
          <w:iCs/>
        </w:rPr>
        <w:t>Attribute_Registry</w:t>
      </w:r>
      <w:proofErr w:type="spellEnd"/>
      <w:r>
        <w:rPr>
          <w:i/>
          <w:iCs/>
        </w:rPr>
        <w:t>. No explicit table</w:t>
      </w:r>
      <w:r w:rsidR="002C7D99">
        <w:rPr>
          <w:i/>
          <w:iCs/>
        </w:rPr>
        <w:t>s</w:t>
      </w:r>
      <w:r>
        <w:rPr>
          <w:i/>
          <w:iCs/>
        </w:rPr>
        <w:t xml:space="preserve"> </w:t>
      </w:r>
      <w:r w:rsidR="002C7D99">
        <w:rPr>
          <w:i/>
          <w:iCs/>
        </w:rPr>
        <w:t>are</w:t>
      </w:r>
      <w:r>
        <w:rPr>
          <w:i/>
          <w:iCs/>
        </w:rPr>
        <w:t xml:space="preserve"> required. Configure in the solution: </w:t>
      </w:r>
      <w:proofErr w:type="spellStart"/>
      <w:r>
        <w:rPr>
          <w:i/>
          <w:iCs/>
        </w:rPr>
        <w:t>HL_Activity_Instance</w:t>
      </w:r>
      <w:proofErr w:type="spellEnd"/>
      <w:r>
        <w:rPr>
          <w:i/>
          <w:iCs/>
        </w:rPr>
        <w:t xml:space="preserve"> </w:t>
      </w:r>
      <w:r w:rsidR="00F05348">
        <w:rPr>
          <w:i/>
          <w:iCs/>
        </w:rPr>
        <w:t xml:space="preserve">(or </w:t>
      </w:r>
      <w:proofErr w:type="spellStart"/>
      <w:r w:rsidR="00F05348">
        <w:rPr>
          <w:i/>
          <w:iCs/>
        </w:rPr>
        <w:t>HL_Media_</w:t>
      </w:r>
      <w:proofErr w:type="gramStart"/>
      <w:r w:rsidR="00F05348">
        <w:rPr>
          <w:i/>
          <w:iCs/>
        </w:rPr>
        <w:t>Sets</w:t>
      </w:r>
      <w:proofErr w:type="spellEnd"/>
      <w:r w:rsidR="00F05348">
        <w:rPr>
          <w:i/>
          <w:iCs/>
        </w:rPr>
        <w:t>)</w:t>
      </w:r>
      <w:r>
        <w:rPr>
          <w:i/>
          <w:iCs/>
        </w:rPr>
        <w:t>→</w:t>
      </w:r>
      <w:proofErr w:type="gramEnd"/>
      <w:r>
        <w:rPr>
          <w:i/>
          <w:iCs/>
        </w:rPr>
        <w:t xml:space="preserve"> Relationships → Many-to-Many → select </w:t>
      </w:r>
      <w:proofErr w:type="spellStart"/>
      <w:r>
        <w:rPr>
          <w:i/>
          <w:iCs/>
        </w:rPr>
        <w:t>Attribute_Registry</w:t>
      </w:r>
      <w:proofErr w:type="spellEnd"/>
      <w:r>
        <w:rPr>
          <w:i/>
          <w:iCs/>
        </w:rPr>
        <w:t xml:space="preserve">. In the model-driven app this </w:t>
      </w:r>
      <w:proofErr w:type="gramStart"/>
      <w:r>
        <w:rPr>
          <w:i/>
          <w:iCs/>
        </w:rPr>
        <w:t>renders</w:t>
      </w:r>
      <w:proofErr w:type="gramEnd"/>
      <w:r>
        <w:rPr>
          <w:i/>
          <w:iCs/>
        </w:rPr>
        <w:t xml:space="preserve"> as a sub-grid on the Activity Instance form. In canvas apps use </w:t>
      </w:r>
      <w:proofErr w:type="gramStart"/>
      <w:r>
        <w:t>Relate(</w:t>
      </w:r>
      <w:proofErr w:type="gramEnd"/>
      <w:r>
        <w:t>)</w:t>
      </w:r>
      <w:r>
        <w:rPr>
          <w:i/>
          <w:iCs/>
        </w:rPr>
        <w:t xml:space="preserve"> and </w:t>
      </w:r>
      <w:proofErr w:type="gramStart"/>
      <w:r>
        <w:t>Unrelate(</w:t>
      </w:r>
      <w:proofErr w:type="gramEnd"/>
      <w:r>
        <w:t>)</w:t>
      </w:r>
      <w:r>
        <w:rPr>
          <w:i/>
          <w:iCs/>
        </w:rPr>
        <w:t xml:space="preserve"> functions to add and remove attribute tags.</w:t>
      </w:r>
    </w:p>
    <w:p w14:paraId="3B5FA2B8" w14:textId="77777777" w:rsidR="007937D9" w:rsidRDefault="007937D9"/>
    <w:p w14:paraId="4F1C8D14" w14:textId="68AC110D" w:rsidR="007937D9" w:rsidRDefault="00000000">
      <w:pPr>
        <w:pStyle w:val="Heading2"/>
      </w:pPr>
      <w:bookmarkStart w:id="96" w:name="_Toc230083206"/>
      <w:proofErr w:type="gramStart"/>
      <w:r>
        <w:t>5.</w:t>
      </w:r>
      <w:r w:rsidR="00F05348">
        <w:t>3</w:t>
      </w:r>
      <w:r>
        <w:t xml:space="preserve">  </w:t>
      </w:r>
      <w:commentRangeStart w:id="97"/>
      <w:proofErr w:type="spellStart"/>
      <w:r>
        <w:t>HL</w:t>
      </w:r>
      <w:proofErr w:type="gramEnd"/>
      <w:r>
        <w:t>_</w:t>
      </w:r>
      <w:commentRangeEnd w:id="97"/>
      <w:r w:rsidR="00F05348">
        <w:rPr>
          <w:rStyle w:val="CommentReference"/>
          <w:rFonts w:ascii="Calibri" w:eastAsiaTheme="minorEastAsia" w:hAnsi="Calibri" w:cstheme="minorBidi"/>
          <w:color w:val="auto"/>
        </w:rPr>
        <w:commentReference w:id="97"/>
      </w:r>
      <w:r>
        <w:t>Qual</w:t>
      </w:r>
      <w:bookmarkEnd w:id="96"/>
      <w:proofErr w:type="spellEnd"/>
    </w:p>
    <w:p w14:paraId="2CCBFBA8" w14:textId="65CFC462" w:rsidR="007937D9" w:rsidRDefault="00000000">
      <w:r>
        <w:rPr>
          <w:i/>
        </w:rPr>
        <w:t>Qualitative excerpts. Contract_ID nullable; Activity_Instance_ID nullable. When both blank, excerpt is at Community + FY level.</w:t>
      </w:r>
    </w:p>
    <w:tbl>
      <w:tblPr>
        <w:tblStyle w:val="TableGrid"/>
        <w:tblW w:w="0" w:type="auto"/>
        <w:tblLook w:val="04A0" w:firstRow="1" w:lastRow="0" w:firstColumn="1" w:lastColumn="0" w:noHBand="0" w:noVBand="1"/>
      </w:tblPr>
      <w:tblGrid>
        <w:gridCol w:w="2310"/>
        <w:gridCol w:w="1430"/>
        <w:gridCol w:w="3773"/>
        <w:gridCol w:w="1837"/>
      </w:tblGrid>
      <w:tr w:rsidR="007937D9" w14:paraId="4C01A4C9"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28822C22"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24E3CE7F"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5275B62D"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08DAC69A" w14:textId="77777777" w:rsidR="007937D9" w:rsidRDefault="00000000">
            <w:pPr>
              <w:jc w:val="center"/>
            </w:pPr>
            <w:r>
              <w:rPr>
                <w:b/>
                <w:color w:val="FFFFFF"/>
                <w:sz w:val="18"/>
              </w:rPr>
              <w:t>Old Masterfile Equivalent</w:t>
            </w:r>
          </w:p>
        </w:tc>
      </w:tr>
      <w:tr w:rsidR="007937D9" w14:paraId="5D2C9EA6" w14:textId="77777777">
        <w:tc>
          <w:tcPr>
            <w:tcW w:w="2160" w:type="dxa"/>
            <w:tcBorders>
              <w:top w:val="single" w:sz="4" w:space="0" w:color="999999"/>
              <w:left w:val="single" w:sz="4" w:space="0" w:color="999999"/>
              <w:bottom w:val="single" w:sz="4" w:space="0" w:color="999999"/>
              <w:right w:val="single" w:sz="4" w:space="0" w:color="999999"/>
            </w:tcBorders>
          </w:tcPr>
          <w:p w14:paraId="761B9E9D" w14:textId="77777777" w:rsidR="007937D9" w:rsidRDefault="00000000">
            <w:r>
              <w:rPr>
                <w:sz w:val="18"/>
              </w:rPr>
              <w:t>Community_ID</w:t>
            </w:r>
          </w:p>
        </w:tc>
        <w:tc>
          <w:tcPr>
            <w:tcW w:w="1584" w:type="dxa"/>
            <w:tcBorders>
              <w:top w:val="single" w:sz="4" w:space="0" w:color="999999"/>
              <w:left w:val="single" w:sz="4" w:space="0" w:color="999999"/>
              <w:bottom w:val="single" w:sz="4" w:space="0" w:color="999999"/>
              <w:right w:val="single" w:sz="4" w:space="0" w:color="999999"/>
            </w:tcBorders>
          </w:tcPr>
          <w:p w14:paraId="1CA0E6F2" w14:textId="18640F4D"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63C899C5" w14:textId="77777777" w:rsidR="007937D9" w:rsidRDefault="00000000">
            <w:r>
              <w:rPr>
                <w:sz w:val="18"/>
              </w:rPr>
              <w:t>→ Communities; required</w:t>
            </w:r>
          </w:p>
        </w:tc>
        <w:tc>
          <w:tcPr>
            <w:tcW w:w="2016" w:type="dxa"/>
            <w:tcBorders>
              <w:top w:val="single" w:sz="4" w:space="0" w:color="999999"/>
              <w:left w:val="single" w:sz="4" w:space="0" w:color="999999"/>
              <w:bottom w:val="single" w:sz="4" w:space="0" w:color="999999"/>
              <w:right w:val="single" w:sz="4" w:space="0" w:color="999999"/>
            </w:tcBorders>
          </w:tcPr>
          <w:p w14:paraId="21BFFBD3" w14:textId="77777777" w:rsidR="007937D9" w:rsidRDefault="00000000">
            <w:r>
              <w:rPr>
                <w:sz w:val="18"/>
              </w:rPr>
              <w:t>Community ID</w:t>
            </w:r>
          </w:p>
        </w:tc>
      </w:tr>
      <w:tr w:rsidR="007937D9" w14:paraId="6134B5C4"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13CF2DB5" w14:textId="77777777" w:rsidR="007937D9" w:rsidRDefault="00000000">
            <w:r>
              <w:rPr>
                <w:sz w:val="18"/>
              </w:rPr>
              <w:t>Contract_ID</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0E1945B5" w14:textId="41AB8850"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7A93F922" w14:textId="77777777" w:rsidR="007937D9" w:rsidRDefault="00000000">
            <w:r>
              <w:rPr>
                <w:sz w:val="18"/>
              </w:rPr>
              <w:t>→ Contracts; nullable</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19C97907" w14:textId="77777777" w:rsidR="007937D9" w:rsidRDefault="007937D9"/>
        </w:tc>
      </w:tr>
      <w:tr w:rsidR="007937D9" w14:paraId="327BD3C6" w14:textId="77777777">
        <w:tc>
          <w:tcPr>
            <w:tcW w:w="2160" w:type="dxa"/>
            <w:tcBorders>
              <w:top w:val="single" w:sz="4" w:space="0" w:color="999999"/>
              <w:left w:val="single" w:sz="4" w:space="0" w:color="999999"/>
              <w:bottom w:val="single" w:sz="4" w:space="0" w:color="999999"/>
              <w:right w:val="single" w:sz="4" w:space="0" w:color="999999"/>
            </w:tcBorders>
          </w:tcPr>
          <w:p w14:paraId="3E2E1132" w14:textId="77777777" w:rsidR="007937D9" w:rsidRDefault="00000000">
            <w:r>
              <w:rPr>
                <w:sz w:val="18"/>
              </w:rPr>
              <w:t>Fiscal_Year_ID</w:t>
            </w:r>
          </w:p>
        </w:tc>
        <w:tc>
          <w:tcPr>
            <w:tcW w:w="1584" w:type="dxa"/>
            <w:tcBorders>
              <w:top w:val="single" w:sz="4" w:space="0" w:color="999999"/>
              <w:left w:val="single" w:sz="4" w:space="0" w:color="999999"/>
              <w:bottom w:val="single" w:sz="4" w:space="0" w:color="999999"/>
              <w:right w:val="single" w:sz="4" w:space="0" w:color="999999"/>
            </w:tcBorders>
          </w:tcPr>
          <w:p w14:paraId="085681B6" w14:textId="4E2034D0"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79BACEB9" w14:textId="77777777" w:rsidR="007937D9" w:rsidRDefault="00000000">
            <w:r>
              <w:rPr>
                <w:sz w:val="18"/>
              </w:rPr>
              <w:t>→ Fiscal_Years; required</w:t>
            </w:r>
          </w:p>
        </w:tc>
        <w:tc>
          <w:tcPr>
            <w:tcW w:w="2016" w:type="dxa"/>
            <w:tcBorders>
              <w:top w:val="single" w:sz="4" w:space="0" w:color="999999"/>
              <w:left w:val="single" w:sz="4" w:space="0" w:color="999999"/>
              <w:bottom w:val="single" w:sz="4" w:space="0" w:color="999999"/>
              <w:right w:val="single" w:sz="4" w:space="0" w:color="999999"/>
            </w:tcBorders>
          </w:tcPr>
          <w:p w14:paraId="0E998479" w14:textId="77777777" w:rsidR="007937D9" w:rsidRDefault="00000000">
            <w:r>
              <w:rPr>
                <w:sz w:val="18"/>
              </w:rPr>
              <w:t>Fiscal Year</w:t>
            </w:r>
          </w:p>
        </w:tc>
      </w:tr>
      <w:tr w:rsidR="007937D9" w14:paraId="217505DB"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53782726" w14:textId="77777777" w:rsidR="007937D9" w:rsidRDefault="00000000">
            <w:r>
              <w:rPr>
                <w:sz w:val="18"/>
              </w:rPr>
              <w:t>Document_Link</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4382BCF0" w14:textId="61FB6668" w:rsidR="007937D9" w:rsidRDefault="00CD3101">
            <w:r>
              <w:rPr>
                <w:sz w:val="18"/>
              </w:rPr>
              <w:t>URL</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09971EC1" w14:textId="77777777" w:rsidR="007937D9" w:rsidRDefault="00000000">
            <w:r>
              <w:rPr>
                <w:sz w:val="18"/>
              </w:rPr>
              <w:t>Link to source document in SharePoint</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0583843F" w14:textId="77777777" w:rsidR="007937D9" w:rsidRDefault="007937D9"/>
        </w:tc>
      </w:tr>
      <w:tr w:rsidR="007937D9" w14:paraId="26334137" w14:textId="77777777">
        <w:tc>
          <w:tcPr>
            <w:tcW w:w="2160" w:type="dxa"/>
            <w:tcBorders>
              <w:top w:val="single" w:sz="4" w:space="0" w:color="999999"/>
              <w:left w:val="single" w:sz="4" w:space="0" w:color="999999"/>
              <w:bottom w:val="single" w:sz="4" w:space="0" w:color="999999"/>
              <w:right w:val="single" w:sz="4" w:space="0" w:color="999999"/>
            </w:tcBorders>
          </w:tcPr>
          <w:p w14:paraId="216E7967" w14:textId="77777777" w:rsidR="007937D9" w:rsidRDefault="00000000">
            <w:r>
              <w:rPr>
                <w:sz w:val="18"/>
              </w:rPr>
              <w:t>Activity_Instance_ID</w:t>
            </w:r>
          </w:p>
        </w:tc>
        <w:tc>
          <w:tcPr>
            <w:tcW w:w="1584" w:type="dxa"/>
            <w:tcBorders>
              <w:top w:val="single" w:sz="4" w:space="0" w:color="999999"/>
              <w:left w:val="single" w:sz="4" w:space="0" w:color="999999"/>
              <w:bottom w:val="single" w:sz="4" w:space="0" w:color="999999"/>
              <w:right w:val="single" w:sz="4" w:space="0" w:color="999999"/>
            </w:tcBorders>
          </w:tcPr>
          <w:p w14:paraId="26342BE7" w14:textId="6E7ECF53"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3A84FB55" w14:textId="77777777" w:rsidR="007937D9" w:rsidRDefault="00000000">
            <w:r>
              <w:rPr>
                <w:sz w:val="18"/>
              </w:rPr>
              <w:t>→ HL_Activity_Instance; nullable</w:t>
            </w:r>
          </w:p>
        </w:tc>
        <w:tc>
          <w:tcPr>
            <w:tcW w:w="2016" w:type="dxa"/>
            <w:tcBorders>
              <w:top w:val="single" w:sz="4" w:space="0" w:color="999999"/>
              <w:left w:val="single" w:sz="4" w:space="0" w:color="999999"/>
              <w:bottom w:val="single" w:sz="4" w:space="0" w:color="999999"/>
              <w:right w:val="single" w:sz="4" w:space="0" w:color="999999"/>
            </w:tcBorders>
          </w:tcPr>
          <w:p w14:paraId="1AAAD17C" w14:textId="77777777" w:rsidR="007937D9" w:rsidRDefault="00000000">
            <w:r>
              <w:rPr>
                <w:sz w:val="18"/>
              </w:rPr>
              <w:t>Activity Instance ID</w:t>
            </w:r>
          </w:p>
        </w:tc>
      </w:tr>
      <w:tr w:rsidR="007937D9" w14:paraId="5B77AF8A"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1759932E" w14:textId="77777777" w:rsidR="007937D9" w:rsidRDefault="00000000">
            <w:r>
              <w:rPr>
                <w:sz w:val="18"/>
              </w:rPr>
              <w:t>Source_Type</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62700807" w14:textId="6745F63E" w:rsidR="007937D9" w:rsidRDefault="00CD3101">
            <w:r>
              <w:rPr>
                <w:sz w:val="18"/>
              </w:rPr>
              <w:t>Choice</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7EF0D6D8" w14:textId="77777777" w:rsidR="007937D9" w:rsidRDefault="00000000">
            <w:r>
              <w:rPr>
                <w:sz w:val="18"/>
              </w:rPr>
              <w:t>Report / Sharing Circle / Survey / Testimonial / Other</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786F28A8" w14:textId="77777777" w:rsidR="007937D9" w:rsidRDefault="00000000">
            <w:r>
              <w:rPr>
                <w:sz w:val="18"/>
              </w:rPr>
              <w:t>Source type</w:t>
            </w:r>
          </w:p>
        </w:tc>
      </w:tr>
      <w:tr w:rsidR="007937D9" w14:paraId="6753C807" w14:textId="77777777">
        <w:tc>
          <w:tcPr>
            <w:tcW w:w="2160" w:type="dxa"/>
            <w:tcBorders>
              <w:top w:val="single" w:sz="4" w:space="0" w:color="999999"/>
              <w:left w:val="single" w:sz="4" w:space="0" w:color="999999"/>
              <w:bottom w:val="single" w:sz="4" w:space="0" w:color="999999"/>
              <w:right w:val="single" w:sz="4" w:space="0" w:color="999999"/>
            </w:tcBorders>
          </w:tcPr>
          <w:p w14:paraId="19961A60" w14:textId="77777777" w:rsidR="007937D9" w:rsidRDefault="00000000">
            <w:r>
              <w:rPr>
                <w:sz w:val="18"/>
              </w:rPr>
              <w:t>Program_Outcome_ID</w:t>
            </w:r>
          </w:p>
        </w:tc>
        <w:tc>
          <w:tcPr>
            <w:tcW w:w="1584" w:type="dxa"/>
            <w:tcBorders>
              <w:top w:val="single" w:sz="4" w:space="0" w:color="999999"/>
              <w:left w:val="single" w:sz="4" w:space="0" w:color="999999"/>
              <w:bottom w:val="single" w:sz="4" w:space="0" w:color="999999"/>
              <w:right w:val="single" w:sz="4" w:space="0" w:color="999999"/>
            </w:tcBorders>
          </w:tcPr>
          <w:p w14:paraId="2E7E952A" w14:textId="0BD46661"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492D4041" w14:textId="77777777" w:rsidR="007937D9" w:rsidRDefault="00000000">
            <w:r>
              <w:rPr>
                <w:sz w:val="18"/>
              </w:rPr>
              <w:t>→ Attribute_Registry; filter to Program Outcome</w:t>
            </w:r>
          </w:p>
        </w:tc>
        <w:tc>
          <w:tcPr>
            <w:tcW w:w="2016" w:type="dxa"/>
            <w:tcBorders>
              <w:top w:val="single" w:sz="4" w:space="0" w:color="999999"/>
              <w:left w:val="single" w:sz="4" w:space="0" w:color="999999"/>
              <w:bottom w:val="single" w:sz="4" w:space="0" w:color="999999"/>
              <w:right w:val="single" w:sz="4" w:space="0" w:color="999999"/>
            </w:tcBorders>
          </w:tcPr>
          <w:p w14:paraId="6806C8D7" w14:textId="77777777" w:rsidR="007937D9" w:rsidRDefault="00000000">
            <w:commentRangeStart w:id="98"/>
            <w:r>
              <w:rPr>
                <w:sz w:val="18"/>
              </w:rPr>
              <w:t>Outcome domain</w:t>
            </w:r>
            <w:commentRangeEnd w:id="98"/>
            <w:r w:rsidR="00C252D1">
              <w:rPr>
                <w:rStyle w:val="CommentReference"/>
              </w:rPr>
              <w:commentReference w:id="98"/>
            </w:r>
          </w:p>
        </w:tc>
      </w:tr>
      <w:tr w:rsidR="007937D9" w14:paraId="0201F475"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142DB247" w14:textId="77777777" w:rsidR="007937D9" w:rsidRDefault="00000000">
            <w:r>
              <w:rPr>
                <w:sz w:val="18"/>
              </w:rPr>
              <w:t>Excerpt</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381CF954" w14:textId="69AD425B"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4A95D372" w14:textId="77777777" w:rsidR="007937D9" w:rsidRDefault="00000000">
            <w:r>
              <w:rPr>
                <w:sz w:val="18"/>
              </w:rPr>
              <w:t>Short verbatim or paraphrased excerpt</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70DDA4A3" w14:textId="77777777" w:rsidR="007937D9" w:rsidRDefault="00000000">
            <w:r>
              <w:rPr>
                <w:sz w:val="18"/>
              </w:rPr>
              <w:t>Excerpt (short)</w:t>
            </w:r>
          </w:p>
        </w:tc>
      </w:tr>
      <w:tr w:rsidR="007937D9" w14:paraId="32934D6C" w14:textId="77777777">
        <w:tc>
          <w:tcPr>
            <w:tcW w:w="2160" w:type="dxa"/>
            <w:tcBorders>
              <w:top w:val="single" w:sz="4" w:space="0" w:color="999999"/>
              <w:left w:val="single" w:sz="4" w:space="0" w:color="999999"/>
              <w:bottom w:val="single" w:sz="4" w:space="0" w:color="999999"/>
              <w:right w:val="single" w:sz="4" w:space="0" w:color="999999"/>
            </w:tcBorders>
          </w:tcPr>
          <w:p w14:paraId="200BEE12" w14:textId="77777777" w:rsidR="007937D9" w:rsidRDefault="00000000">
            <w:r>
              <w:rPr>
                <w:sz w:val="18"/>
              </w:rPr>
              <w:t>Approved_For_External_Use</w:t>
            </w:r>
          </w:p>
        </w:tc>
        <w:tc>
          <w:tcPr>
            <w:tcW w:w="1584" w:type="dxa"/>
            <w:tcBorders>
              <w:top w:val="single" w:sz="4" w:space="0" w:color="999999"/>
              <w:left w:val="single" w:sz="4" w:space="0" w:color="999999"/>
              <w:bottom w:val="single" w:sz="4" w:space="0" w:color="999999"/>
              <w:right w:val="single" w:sz="4" w:space="0" w:color="999999"/>
            </w:tcBorders>
          </w:tcPr>
          <w:p w14:paraId="04B8D98C" w14:textId="3FC54E38" w:rsidR="007937D9" w:rsidRDefault="00B336D5">
            <w:r>
              <w:rPr>
                <w:sz w:val="18"/>
              </w:rPr>
              <w:t>Two Options</w:t>
            </w:r>
          </w:p>
        </w:tc>
        <w:tc>
          <w:tcPr>
            <w:tcW w:w="4320" w:type="dxa"/>
            <w:tcBorders>
              <w:top w:val="single" w:sz="4" w:space="0" w:color="999999"/>
              <w:left w:val="single" w:sz="4" w:space="0" w:color="999999"/>
              <w:bottom w:val="single" w:sz="4" w:space="0" w:color="999999"/>
              <w:right w:val="single" w:sz="4" w:space="0" w:color="999999"/>
            </w:tcBorders>
          </w:tcPr>
          <w:p w14:paraId="427E9265" w14:textId="77777777" w:rsidR="007937D9" w:rsidRDefault="00000000">
            <w:r>
              <w:rPr>
                <w:sz w:val="18"/>
              </w:rPr>
              <w:t>Whether excerpt may be used in public-facing reports</w:t>
            </w:r>
          </w:p>
        </w:tc>
        <w:tc>
          <w:tcPr>
            <w:tcW w:w="2016" w:type="dxa"/>
            <w:tcBorders>
              <w:top w:val="single" w:sz="4" w:space="0" w:color="999999"/>
              <w:left w:val="single" w:sz="4" w:space="0" w:color="999999"/>
              <w:bottom w:val="single" w:sz="4" w:space="0" w:color="999999"/>
              <w:right w:val="single" w:sz="4" w:space="0" w:color="999999"/>
            </w:tcBorders>
          </w:tcPr>
          <w:p w14:paraId="0CC311EC" w14:textId="77777777" w:rsidR="007937D9" w:rsidRDefault="00000000">
            <w:r>
              <w:rPr>
                <w:sz w:val="18"/>
              </w:rPr>
              <w:t>Approved for external use</w:t>
            </w:r>
          </w:p>
        </w:tc>
      </w:tr>
      <w:tr w:rsidR="007937D9" w14:paraId="39274301"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580DF509" w14:textId="77777777" w:rsidR="007937D9" w:rsidRDefault="00000000">
            <w:r>
              <w:rPr>
                <w:sz w:val="18"/>
              </w:rPr>
              <w:t>Notes</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2A7E3B14" w14:textId="08AD6588"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47AD3BD1"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5BDC9AB0" w14:textId="77777777" w:rsidR="007937D9" w:rsidRDefault="007937D9"/>
        </w:tc>
      </w:tr>
    </w:tbl>
    <w:p w14:paraId="32425AE0" w14:textId="77777777" w:rsidR="007937D9" w:rsidRDefault="007937D9"/>
    <w:p w14:paraId="36A5113A" w14:textId="0E5E96B4" w:rsidR="007937D9" w:rsidRDefault="00000000">
      <w:pPr>
        <w:pStyle w:val="Heading2"/>
      </w:pPr>
      <w:bookmarkStart w:id="99" w:name="_Toc230083207"/>
      <w:proofErr w:type="gramStart"/>
      <w:r>
        <w:t>5.</w:t>
      </w:r>
      <w:r w:rsidR="00F05348">
        <w:t>4</w:t>
      </w:r>
      <w:r>
        <w:t xml:space="preserve">  </w:t>
      </w:r>
      <w:commentRangeStart w:id="100"/>
      <w:proofErr w:type="spellStart"/>
      <w:r>
        <w:t>HL</w:t>
      </w:r>
      <w:proofErr w:type="gramEnd"/>
      <w:r>
        <w:t>_Media_Sets</w:t>
      </w:r>
      <w:commentRangeEnd w:id="100"/>
      <w:proofErr w:type="spellEnd"/>
      <w:r w:rsidR="00F05348">
        <w:rPr>
          <w:rStyle w:val="CommentReference"/>
          <w:rFonts w:ascii="Calibri" w:eastAsiaTheme="minorEastAsia" w:hAnsi="Calibri" w:cstheme="minorBidi"/>
          <w:color w:val="auto"/>
        </w:rPr>
        <w:commentReference w:id="100"/>
      </w:r>
      <w:bookmarkEnd w:id="99"/>
    </w:p>
    <w:p w14:paraId="1710E98E" w14:textId="760101DA" w:rsidR="007937D9" w:rsidRDefault="00000000">
      <w:r>
        <w:rPr>
          <w:i/>
        </w:rPr>
        <w:t xml:space="preserve">Registry of photo and video media sets. </w:t>
      </w:r>
      <w:r w:rsidR="00B54C72">
        <w:t xml:space="preserve">Attribute tagging via native </w:t>
      </w:r>
      <w:proofErr w:type="gramStart"/>
      <w:r w:rsidR="00B54C72">
        <w:t>N:N</w:t>
      </w:r>
      <w:proofErr w:type="gramEnd"/>
      <w:r w:rsidR="00B54C72">
        <w:t xml:space="preserve"> relationship with </w:t>
      </w:r>
      <w:proofErr w:type="spellStart"/>
      <w:r w:rsidR="00B54C72">
        <w:t>Attribute_Registry</w:t>
      </w:r>
      <w:proofErr w:type="spellEnd"/>
      <w:r w:rsidR="00B54C72">
        <w:t xml:space="preserve"> (see Section 2.3)</w:t>
      </w:r>
      <w:r>
        <w:rPr>
          <w:i/>
        </w:rPr>
        <w:t>.</w:t>
      </w:r>
    </w:p>
    <w:tbl>
      <w:tblPr>
        <w:tblStyle w:val="TableGrid"/>
        <w:tblW w:w="0" w:type="auto"/>
        <w:tblLook w:val="04A0" w:firstRow="1" w:lastRow="0" w:firstColumn="1" w:lastColumn="0" w:noHBand="0" w:noVBand="1"/>
      </w:tblPr>
      <w:tblGrid>
        <w:gridCol w:w="2404"/>
        <w:gridCol w:w="1408"/>
        <w:gridCol w:w="3757"/>
        <w:gridCol w:w="1781"/>
      </w:tblGrid>
      <w:tr w:rsidR="007937D9" w14:paraId="50D72F76" w14:textId="77777777">
        <w:tc>
          <w:tcPr>
            <w:tcW w:w="2160" w:type="dxa"/>
            <w:tcBorders>
              <w:top w:val="single" w:sz="4" w:space="0" w:color="2E5E8E"/>
              <w:left w:val="single" w:sz="4" w:space="0" w:color="2E5E8E"/>
              <w:bottom w:val="single" w:sz="4" w:space="0" w:color="2E5E8E"/>
              <w:right w:val="single" w:sz="4" w:space="0" w:color="2E5E8E"/>
            </w:tcBorders>
            <w:shd w:val="clear" w:color="auto" w:fill="2E5E8E"/>
          </w:tcPr>
          <w:p w14:paraId="7EDCA54E" w14:textId="77777777" w:rsidR="007937D9" w:rsidRDefault="00000000">
            <w:pPr>
              <w:jc w:val="center"/>
            </w:pPr>
            <w:r>
              <w:rPr>
                <w:b/>
                <w:color w:val="FFFFFF"/>
                <w:sz w:val="18"/>
              </w:rPr>
              <w:t>Field Name</w:t>
            </w:r>
          </w:p>
        </w:tc>
        <w:tc>
          <w:tcPr>
            <w:tcW w:w="1584" w:type="dxa"/>
            <w:tcBorders>
              <w:top w:val="single" w:sz="4" w:space="0" w:color="2E5E8E"/>
              <w:left w:val="single" w:sz="4" w:space="0" w:color="2E5E8E"/>
              <w:bottom w:val="single" w:sz="4" w:space="0" w:color="2E5E8E"/>
              <w:right w:val="single" w:sz="4" w:space="0" w:color="2E5E8E"/>
            </w:tcBorders>
            <w:shd w:val="clear" w:color="auto" w:fill="2E5E8E"/>
          </w:tcPr>
          <w:p w14:paraId="71BE8E6E" w14:textId="77777777" w:rsidR="007937D9" w:rsidRDefault="00000000">
            <w:pPr>
              <w:jc w:val="center"/>
            </w:pPr>
            <w:r>
              <w:rPr>
                <w:b/>
                <w:color w:val="FFFFFF"/>
                <w:sz w:val="18"/>
              </w:rPr>
              <w:t>Type</w:t>
            </w:r>
          </w:p>
        </w:tc>
        <w:tc>
          <w:tcPr>
            <w:tcW w:w="4320" w:type="dxa"/>
            <w:tcBorders>
              <w:top w:val="single" w:sz="4" w:space="0" w:color="2E5E8E"/>
              <w:left w:val="single" w:sz="4" w:space="0" w:color="2E5E8E"/>
              <w:bottom w:val="single" w:sz="4" w:space="0" w:color="2E5E8E"/>
              <w:right w:val="single" w:sz="4" w:space="0" w:color="2E5E8E"/>
            </w:tcBorders>
            <w:shd w:val="clear" w:color="auto" w:fill="2E5E8E"/>
          </w:tcPr>
          <w:p w14:paraId="366AFDC9" w14:textId="77777777" w:rsidR="007937D9" w:rsidRDefault="00000000">
            <w:pPr>
              <w:jc w:val="center"/>
            </w:pPr>
            <w:r>
              <w:rPr>
                <w:b/>
                <w:color w:val="FFFFFF"/>
                <w:sz w:val="18"/>
              </w:rPr>
              <w:t>Constraints / Notes</w:t>
            </w:r>
          </w:p>
        </w:tc>
        <w:tc>
          <w:tcPr>
            <w:tcW w:w="2016" w:type="dxa"/>
            <w:tcBorders>
              <w:top w:val="single" w:sz="4" w:space="0" w:color="2E5E8E"/>
              <w:left w:val="single" w:sz="4" w:space="0" w:color="2E5E8E"/>
              <w:bottom w:val="single" w:sz="4" w:space="0" w:color="2E5E8E"/>
              <w:right w:val="single" w:sz="4" w:space="0" w:color="2E5E8E"/>
            </w:tcBorders>
            <w:shd w:val="clear" w:color="auto" w:fill="2E5E8E"/>
          </w:tcPr>
          <w:p w14:paraId="4196CA2E" w14:textId="77777777" w:rsidR="007937D9" w:rsidRDefault="00000000">
            <w:pPr>
              <w:jc w:val="center"/>
            </w:pPr>
            <w:r>
              <w:rPr>
                <w:b/>
                <w:color w:val="FFFFFF"/>
                <w:sz w:val="18"/>
              </w:rPr>
              <w:t>Old Masterfile Equivalent</w:t>
            </w:r>
          </w:p>
        </w:tc>
      </w:tr>
      <w:tr w:rsidR="007937D9" w14:paraId="64C0A612" w14:textId="77777777">
        <w:tc>
          <w:tcPr>
            <w:tcW w:w="2160" w:type="dxa"/>
            <w:tcBorders>
              <w:top w:val="single" w:sz="4" w:space="0" w:color="999999"/>
              <w:left w:val="single" w:sz="4" w:space="0" w:color="999999"/>
              <w:bottom w:val="single" w:sz="4" w:space="0" w:color="999999"/>
              <w:right w:val="single" w:sz="4" w:space="0" w:color="999999"/>
            </w:tcBorders>
          </w:tcPr>
          <w:p w14:paraId="6A449928" w14:textId="77777777" w:rsidR="007937D9" w:rsidRDefault="00000000">
            <w:r>
              <w:rPr>
                <w:sz w:val="18"/>
              </w:rPr>
              <w:t>Community_ID</w:t>
            </w:r>
          </w:p>
        </w:tc>
        <w:tc>
          <w:tcPr>
            <w:tcW w:w="1584" w:type="dxa"/>
            <w:tcBorders>
              <w:top w:val="single" w:sz="4" w:space="0" w:color="999999"/>
              <w:left w:val="single" w:sz="4" w:space="0" w:color="999999"/>
              <w:bottom w:val="single" w:sz="4" w:space="0" w:color="999999"/>
              <w:right w:val="single" w:sz="4" w:space="0" w:color="999999"/>
            </w:tcBorders>
          </w:tcPr>
          <w:p w14:paraId="64B484D2" w14:textId="301016C9"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7C585EB4" w14:textId="77777777" w:rsidR="007937D9" w:rsidRDefault="00000000">
            <w:r>
              <w:rPr>
                <w:sz w:val="18"/>
              </w:rPr>
              <w:t>→ Communities; required</w:t>
            </w:r>
          </w:p>
        </w:tc>
        <w:tc>
          <w:tcPr>
            <w:tcW w:w="2016" w:type="dxa"/>
            <w:tcBorders>
              <w:top w:val="single" w:sz="4" w:space="0" w:color="999999"/>
              <w:left w:val="single" w:sz="4" w:space="0" w:color="999999"/>
              <w:bottom w:val="single" w:sz="4" w:space="0" w:color="999999"/>
              <w:right w:val="single" w:sz="4" w:space="0" w:color="999999"/>
            </w:tcBorders>
          </w:tcPr>
          <w:p w14:paraId="6536073D" w14:textId="77777777" w:rsidR="007937D9" w:rsidRDefault="00000000">
            <w:r>
              <w:rPr>
                <w:sz w:val="18"/>
              </w:rPr>
              <w:t>Community ID</w:t>
            </w:r>
          </w:p>
        </w:tc>
      </w:tr>
      <w:tr w:rsidR="007937D9" w14:paraId="613431B4"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4DAFE47E" w14:textId="77777777" w:rsidR="007937D9" w:rsidRDefault="00000000">
            <w:r>
              <w:rPr>
                <w:sz w:val="18"/>
              </w:rPr>
              <w:t>Contract_ID</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6FDD9B73" w14:textId="6042B58F"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23A17747" w14:textId="77777777" w:rsidR="007937D9" w:rsidRDefault="00000000">
            <w:r>
              <w:rPr>
                <w:sz w:val="18"/>
              </w:rPr>
              <w:t>→ Contracts; nullable</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046992DF" w14:textId="77777777" w:rsidR="007937D9" w:rsidRDefault="007937D9"/>
        </w:tc>
      </w:tr>
      <w:tr w:rsidR="007937D9" w14:paraId="33796238" w14:textId="77777777">
        <w:tc>
          <w:tcPr>
            <w:tcW w:w="2160" w:type="dxa"/>
            <w:tcBorders>
              <w:top w:val="single" w:sz="4" w:space="0" w:color="999999"/>
              <w:left w:val="single" w:sz="4" w:space="0" w:color="999999"/>
              <w:bottom w:val="single" w:sz="4" w:space="0" w:color="999999"/>
              <w:right w:val="single" w:sz="4" w:space="0" w:color="999999"/>
            </w:tcBorders>
          </w:tcPr>
          <w:p w14:paraId="2A63A52D" w14:textId="77777777" w:rsidR="007937D9" w:rsidRDefault="00000000">
            <w:r>
              <w:rPr>
                <w:sz w:val="18"/>
              </w:rPr>
              <w:t>Fiscal_Year_ID</w:t>
            </w:r>
          </w:p>
        </w:tc>
        <w:tc>
          <w:tcPr>
            <w:tcW w:w="1584" w:type="dxa"/>
            <w:tcBorders>
              <w:top w:val="single" w:sz="4" w:space="0" w:color="999999"/>
              <w:left w:val="single" w:sz="4" w:space="0" w:color="999999"/>
              <w:bottom w:val="single" w:sz="4" w:space="0" w:color="999999"/>
              <w:right w:val="single" w:sz="4" w:space="0" w:color="999999"/>
            </w:tcBorders>
          </w:tcPr>
          <w:p w14:paraId="4BC48092" w14:textId="6F93D7BD"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4C8536FB" w14:textId="77777777" w:rsidR="007937D9" w:rsidRDefault="00000000">
            <w:r>
              <w:rPr>
                <w:sz w:val="18"/>
              </w:rPr>
              <w:t>→ Fiscal_Years; required</w:t>
            </w:r>
          </w:p>
        </w:tc>
        <w:tc>
          <w:tcPr>
            <w:tcW w:w="2016" w:type="dxa"/>
            <w:tcBorders>
              <w:top w:val="single" w:sz="4" w:space="0" w:color="999999"/>
              <w:left w:val="single" w:sz="4" w:space="0" w:color="999999"/>
              <w:bottom w:val="single" w:sz="4" w:space="0" w:color="999999"/>
              <w:right w:val="single" w:sz="4" w:space="0" w:color="999999"/>
            </w:tcBorders>
          </w:tcPr>
          <w:p w14:paraId="2D9B2223" w14:textId="77777777" w:rsidR="007937D9" w:rsidRDefault="00000000">
            <w:r>
              <w:rPr>
                <w:sz w:val="18"/>
              </w:rPr>
              <w:t>Fiscal Year</w:t>
            </w:r>
          </w:p>
        </w:tc>
      </w:tr>
      <w:tr w:rsidR="007937D9" w14:paraId="785A50EF"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52B9DF73" w14:textId="77777777" w:rsidR="007937D9" w:rsidRDefault="00000000">
            <w:r>
              <w:rPr>
                <w:sz w:val="18"/>
              </w:rPr>
              <w:t>Activity_Instance_ID</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3FBE2834" w14:textId="415A3501"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7D191C2B" w14:textId="77777777" w:rsidR="007937D9" w:rsidRDefault="00000000">
            <w:r>
              <w:rPr>
                <w:sz w:val="18"/>
              </w:rPr>
              <w:t>→ HL_Activity_Instance; nullable</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475A9030" w14:textId="77777777" w:rsidR="007937D9" w:rsidRDefault="00000000">
            <w:r>
              <w:rPr>
                <w:sz w:val="18"/>
              </w:rPr>
              <w:t>Activity Instance ID</w:t>
            </w:r>
          </w:p>
        </w:tc>
      </w:tr>
      <w:tr w:rsidR="007937D9" w14:paraId="2E2C88A6" w14:textId="77777777">
        <w:tc>
          <w:tcPr>
            <w:tcW w:w="2160" w:type="dxa"/>
            <w:tcBorders>
              <w:top w:val="single" w:sz="4" w:space="0" w:color="999999"/>
              <w:left w:val="single" w:sz="4" w:space="0" w:color="999999"/>
              <w:bottom w:val="single" w:sz="4" w:space="0" w:color="999999"/>
              <w:right w:val="single" w:sz="4" w:space="0" w:color="999999"/>
            </w:tcBorders>
          </w:tcPr>
          <w:p w14:paraId="3BDFD650" w14:textId="77777777" w:rsidR="007937D9" w:rsidRDefault="00000000">
            <w:commentRangeStart w:id="101"/>
            <w:commentRangeStart w:id="102"/>
            <w:proofErr w:type="spellStart"/>
            <w:r>
              <w:rPr>
                <w:sz w:val="18"/>
              </w:rPr>
              <w:t>Activity_Family_ID</w:t>
            </w:r>
            <w:commentRangeEnd w:id="101"/>
            <w:proofErr w:type="spellEnd"/>
            <w:r w:rsidR="00E768B3">
              <w:rPr>
                <w:rStyle w:val="CommentReference"/>
              </w:rPr>
              <w:commentReference w:id="101"/>
            </w:r>
            <w:commentRangeEnd w:id="102"/>
            <w:r w:rsidR="00E768B3">
              <w:rPr>
                <w:rStyle w:val="CommentReference"/>
              </w:rPr>
              <w:commentReference w:id="102"/>
            </w:r>
          </w:p>
        </w:tc>
        <w:tc>
          <w:tcPr>
            <w:tcW w:w="1584" w:type="dxa"/>
            <w:tcBorders>
              <w:top w:val="single" w:sz="4" w:space="0" w:color="999999"/>
              <w:left w:val="single" w:sz="4" w:space="0" w:color="999999"/>
              <w:bottom w:val="single" w:sz="4" w:space="0" w:color="999999"/>
              <w:right w:val="single" w:sz="4" w:space="0" w:color="999999"/>
            </w:tcBorders>
          </w:tcPr>
          <w:p w14:paraId="152D8DB6" w14:textId="4EFEEDDE" w:rsidR="007937D9" w:rsidRDefault="00CD3101">
            <w:r>
              <w:rPr>
                <w:sz w:val="18"/>
              </w:rPr>
              <w:t>Lookup</w:t>
            </w:r>
          </w:p>
        </w:tc>
        <w:tc>
          <w:tcPr>
            <w:tcW w:w="4320" w:type="dxa"/>
            <w:tcBorders>
              <w:top w:val="single" w:sz="4" w:space="0" w:color="999999"/>
              <w:left w:val="single" w:sz="4" w:space="0" w:color="999999"/>
              <w:bottom w:val="single" w:sz="4" w:space="0" w:color="999999"/>
              <w:right w:val="single" w:sz="4" w:space="0" w:color="999999"/>
            </w:tcBorders>
          </w:tcPr>
          <w:p w14:paraId="0FA24002" w14:textId="77777777" w:rsidR="007937D9" w:rsidRDefault="00000000">
            <w:r>
              <w:rPr>
                <w:sz w:val="18"/>
              </w:rPr>
              <w:t>→ Activity_Family_Registry; nullable</w:t>
            </w:r>
          </w:p>
        </w:tc>
        <w:tc>
          <w:tcPr>
            <w:tcW w:w="2016" w:type="dxa"/>
            <w:tcBorders>
              <w:top w:val="single" w:sz="4" w:space="0" w:color="999999"/>
              <w:left w:val="single" w:sz="4" w:space="0" w:color="999999"/>
              <w:bottom w:val="single" w:sz="4" w:space="0" w:color="999999"/>
              <w:right w:val="single" w:sz="4" w:space="0" w:color="999999"/>
            </w:tcBorders>
          </w:tcPr>
          <w:p w14:paraId="5E7E4BBD" w14:textId="77777777" w:rsidR="007937D9" w:rsidRDefault="007937D9"/>
        </w:tc>
      </w:tr>
      <w:tr w:rsidR="007937D9" w14:paraId="2C5DF8E5"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7D830CDC" w14:textId="77777777" w:rsidR="007937D9" w:rsidRDefault="00000000">
            <w:r>
              <w:rPr>
                <w:sz w:val="18"/>
              </w:rPr>
              <w:t>Folder_Location</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27915BD8" w14:textId="503C6794" w:rsidR="007937D9" w:rsidRDefault="00CD3101">
            <w:r>
              <w:rPr>
                <w:sz w:val="18"/>
              </w:rPr>
              <w:t>URL</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0E7D3421" w14:textId="77777777" w:rsidR="007937D9" w:rsidRDefault="00000000">
            <w:r>
              <w:rPr>
                <w:sz w:val="18"/>
              </w:rPr>
              <w:t>Link to SharePoint or OneDrive folder</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7445947A" w14:textId="77777777" w:rsidR="007937D9" w:rsidRDefault="00000000">
            <w:r>
              <w:rPr>
                <w:sz w:val="18"/>
              </w:rPr>
              <w:t>Folder location (link)</w:t>
            </w:r>
          </w:p>
        </w:tc>
      </w:tr>
      <w:tr w:rsidR="007937D9" w14:paraId="78AC52F0" w14:textId="77777777">
        <w:tc>
          <w:tcPr>
            <w:tcW w:w="2160" w:type="dxa"/>
            <w:tcBorders>
              <w:top w:val="single" w:sz="4" w:space="0" w:color="999999"/>
              <w:left w:val="single" w:sz="4" w:space="0" w:color="999999"/>
              <w:bottom w:val="single" w:sz="4" w:space="0" w:color="999999"/>
              <w:right w:val="single" w:sz="4" w:space="0" w:color="999999"/>
            </w:tcBorders>
          </w:tcPr>
          <w:p w14:paraId="2C222450" w14:textId="77777777" w:rsidR="007937D9" w:rsidRDefault="00000000">
            <w:r>
              <w:rPr>
                <w:sz w:val="18"/>
              </w:rPr>
              <w:t>Media_Type</w:t>
            </w:r>
          </w:p>
        </w:tc>
        <w:tc>
          <w:tcPr>
            <w:tcW w:w="1584" w:type="dxa"/>
            <w:tcBorders>
              <w:top w:val="single" w:sz="4" w:space="0" w:color="999999"/>
              <w:left w:val="single" w:sz="4" w:space="0" w:color="999999"/>
              <w:bottom w:val="single" w:sz="4" w:space="0" w:color="999999"/>
              <w:right w:val="single" w:sz="4" w:space="0" w:color="999999"/>
            </w:tcBorders>
          </w:tcPr>
          <w:p w14:paraId="34D7D09A" w14:textId="0711C186" w:rsidR="007937D9" w:rsidRDefault="00CD3101">
            <w:r>
              <w:rPr>
                <w:sz w:val="18"/>
              </w:rPr>
              <w:t>Choice</w:t>
            </w:r>
          </w:p>
        </w:tc>
        <w:tc>
          <w:tcPr>
            <w:tcW w:w="4320" w:type="dxa"/>
            <w:tcBorders>
              <w:top w:val="single" w:sz="4" w:space="0" w:color="999999"/>
              <w:left w:val="single" w:sz="4" w:space="0" w:color="999999"/>
              <w:bottom w:val="single" w:sz="4" w:space="0" w:color="999999"/>
              <w:right w:val="single" w:sz="4" w:space="0" w:color="999999"/>
            </w:tcBorders>
          </w:tcPr>
          <w:p w14:paraId="566A7EFB" w14:textId="77777777" w:rsidR="007937D9" w:rsidRDefault="00000000">
            <w:r>
              <w:rPr>
                <w:sz w:val="18"/>
              </w:rPr>
              <w:t>Photos / Video / Mixed</w:t>
            </w:r>
          </w:p>
        </w:tc>
        <w:tc>
          <w:tcPr>
            <w:tcW w:w="2016" w:type="dxa"/>
            <w:tcBorders>
              <w:top w:val="single" w:sz="4" w:space="0" w:color="999999"/>
              <w:left w:val="single" w:sz="4" w:space="0" w:color="999999"/>
              <w:bottom w:val="single" w:sz="4" w:space="0" w:color="999999"/>
              <w:right w:val="single" w:sz="4" w:space="0" w:color="999999"/>
            </w:tcBorders>
          </w:tcPr>
          <w:p w14:paraId="4E96579F" w14:textId="77777777" w:rsidR="007937D9" w:rsidRDefault="00000000">
            <w:r>
              <w:rPr>
                <w:sz w:val="18"/>
              </w:rPr>
              <w:t>Media type</w:t>
            </w:r>
          </w:p>
        </w:tc>
      </w:tr>
      <w:tr w:rsidR="007937D9" w14:paraId="13F854AB"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05F6BBC6" w14:textId="77777777" w:rsidR="007937D9" w:rsidRDefault="00000000">
            <w:r>
              <w:rPr>
                <w:sz w:val="18"/>
              </w:rPr>
              <w:t>Consent_Verified</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658E54B3" w14:textId="05E7731D" w:rsidR="007937D9" w:rsidRDefault="00B336D5">
            <w:r>
              <w:rPr>
                <w:sz w:val="18"/>
              </w:rPr>
              <w:t>Two Options</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20543298"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5925A358" w14:textId="77777777" w:rsidR="007937D9" w:rsidRDefault="00000000">
            <w:r>
              <w:rPr>
                <w:sz w:val="18"/>
              </w:rPr>
              <w:t>Consent verified</w:t>
            </w:r>
          </w:p>
        </w:tc>
      </w:tr>
      <w:tr w:rsidR="007937D9" w14:paraId="37553AD9" w14:textId="77777777">
        <w:tc>
          <w:tcPr>
            <w:tcW w:w="2160" w:type="dxa"/>
            <w:tcBorders>
              <w:top w:val="single" w:sz="4" w:space="0" w:color="999999"/>
              <w:left w:val="single" w:sz="4" w:space="0" w:color="999999"/>
              <w:bottom w:val="single" w:sz="4" w:space="0" w:color="999999"/>
              <w:right w:val="single" w:sz="4" w:space="0" w:color="999999"/>
            </w:tcBorders>
          </w:tcPr>
          <w:p w14:paraId="38D4D49A" w14:textId="77777777" w:rsidR="007937D9" w:rsidRDefault="00000000">
            <w:r>
              <w:rPr>
                <w:sz w:val="18"/>
              </w:rPr>
              <w:t>Approved_For_External_Use</w:t>
            </w:r>
          </w:p>
        </w:tc>
        <w:tc>
          <w:tcPr>
            <w:tcW w:w="1584" w:type="dxa"/>
            <w:tcBorders>
              <w:top w:val="single" w:sz="4" w:space="0" w:color="999999"/>
              <w:left w:val="single" w:sz="4" w:space="0" w:color="999999"/>
              <w:bottom w:val="single" w:sz="4" w:space="0" w:color="999999"/>
              <w:right w:val="single" w:sz="4" w:space="0" w:color="999999"/>
            </w:tcBorders>
          </w:tcPr>
          <w:p w14:paraId="57ECDF6D" w14:textId="490B5BBA" w:rsidR="007937D9" w:rsidRDefault="00B336D5">
            <w:r>
              <w:rPr>
                <w:sz w:val="18"/>
              </w:rPr>
              <w:t>Two Options</w:t>
            </w:r>
          </w:p>
        </w:tc>
        <w:tc>
          <w:tcPr>
            <w:tcW w:w="4320" w:type="dxa"/>
            <w:tcBorders>
              <w:top w:val="single" w:sz="4" w:space="0" w:color="999999"/>
              <w:left w:val="single" w:sz="4" w:space="0" w:color="999999"/>
              <w:bottom w:val="single" w:sz="4" w:space="0" w:color="999999"/>
              <w:right w:val="single" w:sz="4" w:space="0" w:color="999999"/>
            </w:tcBorders>
          </w:tcPr>
          <w:p w14:paraId="35443D61"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15F3717B" w14:textId="77777777" w:rsidR="007937D9" w:rsidRDefault="00000000">
            <w:r>
              <w:rPr>
                <w:sz w:val="18"/>
              </w:rPr>
              <w:t>Approved for external use</w:t>
            </w:r>
          </w:p>
        </w:tc>
      </w:tr>
      <w:tr w:rsidR="007937D9" w14:paraId="3B097F5E" w14:textId="77777777">
        <w:tc>
          <w:tcPr>
            <w:tcW w:w="2160" w:type="dxa"/>
            <w:tcBorders>
              <w:top w:val="single" w:sz="4" w:space="0" w:color="999999"/>
              <w:left w:val="single" w:sz="4" w:space="0" w:color="999999"/>
              <w:bottom w:val="single" w:sz="4" w:space="0" w:color="999999"/>
              <w:right w:val="single" w:sz="4" w:space="0" w:color="999999"/>
            </w:tcBorders>
            <w:shd w:val="clear" w:color="auto" w:fill="EBF2FA"/>
          </w:tcPr>
          <w:p w14:paraId="5BBF7564" w14:textId="77777777" w:rsidR="007937D9" w:rsidRDefault="00000000">
            <w:r>
              <w:rPr>
                <w:sz w:val="18"/>
              </w:rPr>
              <w:t>Description</w:t>
            </w:r>
          </w:p>
        </w:tc>
        <w:tc>
          <w:tcPr>
            <w:tcW w:w="1584" w:type="dxa"/>
            <w:tcBorders>
              <w:top w:val="single" w:sz="4" w:space="0" w:color="999999"/>
              <w:left w:val="single" w:sz="4" w:space="0" w:color="999999"/>
              <w:bottom w:val="single" w:sz="4" w:space="0" w:color="999999"/>
              <w:right w:val="single" w:sz="4" w:space="0" w:color="999999"/>
            </w:tcBorders>
            <w:shd w:val="clear" w:color="auto" w:fill="EBF2FA"/>
          </w:tcPr>
          <w:p w14:paraId="5B076002" w14:textId="77777777" w:rsidR="007937D9" w:rsidRDefault="00000000">
            <w:r>
              <w:rPr>
                <w:sz w:val="18"/>
              </w:rPr>
              <w:t>Text</w:t>
            </w:r>
          </w:p>
        </w:tc>
        <w:tc>
          <w:tcPr>
            <w:tcW w:w="4320" w:type="dxa"/>
            <w:tcBorders>
              <w:top w:val="single" w:sz="4" w:space="0" w:color="999999"/>
              <w:left w:val="single" w:sz="4" w:space="0" w:color="999999"/>
              <w:bottom w:val="single" w:sz="4" w:space="0" w:color="999999"/>
              <w:right w:val="single" w:sz="4" w:space="0" w:color="999999"/>
            </w:tcBorders>
            <w:shd w:val="clear" w:color="auto" w:fill="EBF2FA"/>
          </w:tcPr>
          <w:p w14:paraId="44FB0F08" w14:textId="77777777" w:rsidR="007937D9" w:rsidRDefault="00000000">
            <w:r>
              <w:rPr>
                <w:sz w:val="18"/>
              </w:rPr>
              <w:t>One-sentence description</w:t>
            </w:r>
          </w:p>
        </w:tc>
        <w:tc>
          <w:tcPr>
            <w:tcW w:w="2016" w:type="dxa"/>
            <w:tcBorders>
              <w:top w:val="single" w:sz="4" w:space="0" w:color="999999"/>
              <w:left w:val="single" w:sz="4" w:space="0" w:color="999999"/>
              <w:bottom w:val="single" w:sz="4" w:space="0" w:color="999999"/>
              <w:right w:val="single" w:sz="4" w:space="0" w:color="999999"/>
            </w:tcBorders>
            <w:shd w:val="clear" w:color="auto" w:fill="EBF2FA"/>
          </w:tcPr>
          <w:p w14:paraId="6E7C8BBB" w14:textId="77777777" w:rsidR="007937D9" w:rsidRDefault="00000000">
            <w:r>
              <w:rPr>
                <w:sz w:val="18"/>
              </w:rPr>
              <w:t>One-sentence description</w:t>
            </w:r>
          </w:p>
        </w:tc>
      </w:tr>
      <w:tr w:rsidR="007937D9" w14:paraId="06C84D22" w14:textId="77777777">
        <w:tc>
          <w:tcPr>
            <w:tcW w:w="2160" w:type="dxa"/>
            <w:tcBorders>
              <w:top w:val="single" w:sz="4" w:space="0" w:color="999999"/>
              <w:left w:val="single" w:sz="4" w:space="0" w:color="999999"/>
              <w:bottom w:val="single" w:sz="4" w:space="0" w:color="999999"/>
              <w:right w:val="single" w:sz="4" w:space="0" w:color="999999"/>
            </w:tcBorders>
          </w:tcPr>
          <w:p w14:paraId="76680B7E" w14:textId="77777777" w:rsidR="007937D9" w:rsidRDefault="00000000">
            <w:r>
              <w:rPr>
                <w:sz w:val="18"/>
              </w:rPr>
              <w:lastRenderedPageBreak/>
              <w:t>Notes</w:t>
            </w:r>
          </w:p>
        </w:tc>
        <w:tc>
          <w:tcPr>
            <w:tcW w:w="1584" w:type="dxa"/>
            <w:tcBorders>
              <w:top w:val="single" w:sz="4" w:space="0" w:color="999999"/>
              <w:left w:val="single" w:sz="4" w:space="0" w:color="999999"/>
              <w:bottom w:val="single" w:sz="4" w:space="0" w:color="999999"/>
              <w:right w:val="single" w:sz="4" w:space="0" w:color="999999"/>
            </w:tcBorders>
          </w:tcPr>
          <w:p w14:paraId="108DD285" w14:textId="1047651A" w:rsidR="007937D9" w:rsidRDefault="00CD3101">
            <w:r>
              <w:rPr>
                <w:sz w:val="18"/>
              </w:rPr>
              <w:t>Multiline Text</w:t>
            </w:r>
          </w:p>
        </w:tc>
        <w:tc>
          <w:tcPr>
            <w:tcW w:w="4320" w:type="dxa"/>
            <w:tcBorders>
              <w:top w:val="single" w:sz="4" w:space="0" w:color="999999"/>
              <w:left w:val="single" w:sz="4" w:space="0" w:color="999999"/>
              <w:bottom w:val="single" w:sz="4" w:space="0" w:color="999999"/>
              <w:right w:val="single" w:sz="4" w:space="0" w:color="999999"/>
            </w:tcBorders>
          </w:tcPr>
          <w:p w14:paraId="2BD1E19A" w14:textId="77777777" w:rsidR="007937D9" w:rsidRDefault="007937D9"/>
        </w:tc>
        <w:tc>
          <w:tcPr>
            <w:tcW w:w="2016" w:type="dxa"/>
            <w:tcBorders>
              <w:top w:val="single" w:sz="4" w:space="0" w:color="999999"/>
              <w:left w:val="single" w:sz="4" w:space="0" w:color="999999"/>
              <w:bottom w:val="single" w:sz="4" w:space="0" w:color="999999"/>
              <w:right w:val="single" w:sz="4" w:space="0" w:color="999999"/>
            </w:tcBorders>
          </w:tcPr>
          <w:p w14:paraId="2DC8AE02" w14:textId="77777777" w:rsidR="007937D9" w:rsidRDefault="007937D9"/>
        </w:tc>
      </w:tr>
    </w:tbl>
    <w:p w14:paraId="4D43D2FD" w14:textId="77777777" w:rsidR="007937D9" w:rsidRDefault="00000000">
      <w:r>
        <w:br w:type="page"/>
      </w:r>
    </w:p>
    <w:p w14:paraId="3E02123F" w14:textId="4536E73C" w:rsidR="007937D9" w:rsidRDefault="00000000">
      <w:pPr>
        <w:pStyle w:val="Heading1"/>
      </w:pPr>
      <w:bookmarkStart w:id="103" w:name="_Toc230083208"/>
      <w:r>
        <w:lastRenderedPageBreak/>
        <w:t xml:space="preserve">6. </w:t>
      </w:r>
      <w:r w:rsidR="00B54C72">
        <w:t>Global Option Set Values</w:t>
      </w:r>
      <w:bookmarkEnd w:id="103"/>
    </w:p>
    <w:p w14:paraId="7082C8A9" w14:textId="07E72E7A" w:rsidR="007937D9" w:rsidRDefault="00000000">
      <w:r>
        <w:rPr>
          <w:b/>
        </w:rPr>
        <w:t xml:space="preserve">Note: </w:t>
      </w:r>
      <w:r w:rsidR="003C0541" w:rsidRPr="003C0541">
        <w:t xml:space="preserve">Enter these values when creating each Global Option Set in the solution. Unlike the old Lookups table, Global Option Sets do not use </w:t>
      </w:r>
      <w:proofErr w:type="spellStart"/>
      <w:r w:rsidR="003C0541" w:rsidRPr="003C0541">
        <w:t>Display_Order</w:t>
      </w:r>
      <w:proofErr w:type="spellEnd"/>
      <w:r w:rsidR="003C0541" w:rsidRPr="003C0541">
        <w:t xml:space="preserve"> or </w:t>
      </w:r>
      <w:proofErr w:type="spellStart"/>
      <w:r w:rsidR="003C0541" w:rsidRPr="003C0541">
        <w:t>Active_Flag</w:t>
      </w:r>
      <w:proofErr w:type="spellEnd"/>
      <w:r w:rsidR="003C0541" w:rsidRPr="003C0541">
        <w:t xml:space="preserve"> columns — ordering is set in the option set editor; deactivate individual values rather than deleting them.</w:t>
      </w:r>
    </w:p>
    <w:tbl>
      <w:tblPr>
        <w:tblStyle w:val="TableGrid"/>
        <w:tblW w:w="0" w:type="auto"/>
        <w:tblLook w:val="04A0" w:firstRow="1" w:lastRow="0" w:firstColumn="1" w:lastColumn="0" w:noHBand="0" w:noVBand="1"/>
      </w:tblPr>
      <w:tblGrid>
        <w:gridCol w:w="2572"/>
        <w:gridCol w:w="2688"/>
        <w:gridCol w:w="4090"/>
      </w:tblGrid>
      <w:tr w:rsidR="007937D9" w14:paraId="4619C808" w14:textId="77777777" w:rsidTr="003C0541">
        <w:tc>
          <w:tcPr>
            <w:tcW w:w="2572" w:type="dxa"/>
            <w:tcBorders>
              <w:top w:val="single" w:sz="4" w:space="0" w:color="2E5E8E"/>
              <w:left w:val="single" w:sz="4" w:space="0" w:color="2E5E8E"/>
              <w:bottom w:val="single" w:sz="4" w:space="0" w:color="2E5E8E"/>
              <w:right w:val="single" w:sz="4" w:space="0" w:color="2E5E8E"/>
            </w:tcBorders>
            <w:shd w:val="clear" w:color="auto" w:fill="2E5E8E"/>
          </w:tcPr>
          <w:p w14:paraId="6458EA10" w14:textId="4C17BAD7" w:rsidR="007937D9" w:rsidRDefault="003C0541">
            <w:pPr>
              <w:jc w:val="center"/>
            </w:pPr>
            <w:r>
              <w:rPr>
                <w:b/>
                <w:color w:val="FFFFFF"/>
                <w:sz w:val="18"/>
              </w:rPr>
              <w:t>Option Set</w:t>
            </w:r>
          </w:p>
        </w:tc>
        <w:tc>
          <w:tcPr>
            <w:tcW w:w="2688" w:type="dxa"/>
            <w:tcBorders>
              <w:top w:val="single" w:sz="4" w:space="0" w:color="2E5E8E"/>
              <w:left w:val="single" w:sz="4" w:space="0" w:color="2E5E8E"/>
              <w:bottom w:val="single" w:sz="4" w:space="0" w:color="2E5E8E"/>
              <w:right w:val="single" w:sz="4" w:space="0" w:color="2E5E8E"/>
            </w:tcBorders>
            <w:shd w:val="clear" w:color="auto" w:fill="2E5E8E"/>
          </w:tcPr>
          <w:p w14:paraId="42184C97" w14:textId="1E4C5C54" w:rsidR="007937D9" w:rsidRDefault="003C0541">
            <w:pPr>
              <w:jc w:val="center"/>
            </w:pPr>
            <w:r>
              <w:rPr>
                <w:b/>
                <w:color w:val="FFFFFF"/>
                <w:sz w:val="18"/>
              </w:rPr>
              <w:t>Value</w:t>
            </w:r>
          </w:p>
        </w:tc>
        <w:tc>
          <w:tcPr>
            <w:tcW w:w="4090" w:type="dxa"/>
            <w:tcBorders>
              <w:top w:val="single" w:sz="4" w:space="0" w:color="2E5E8E"/>
              <w:left w:val="single" w:sz="4" w:space="0" w:color="2E5E8E"/>
              <w:bottom w:val="single" w:sz="4" w:space="0" w:color="2E5E8E"/>
              <w:right w:val="single" w:sz="4" w:space="0" w:color="2E5E8E"/>
            </w:tcBorders>
            <w:shd w:val="clear" w:color="auto" w:fill="2E5E8E"/>
          </w:tcPr>
          <w:p w14:paraId="393F2275" w14:textId="77777777" w:rsidR="007937D9" w:rsidRDefault="00000000">
            <w:pPr>
              <w:jc w:val="center"/>
            </w:pPr>
            <w:r>
              <w:rPr>
                <w:b/>
                <w:color w:val="FFFFFF"/>
                <w:sz w:val="18"/>
              </w:rPr>
              <w:t>Notes</w:t>
            </w:r>
          </w:p>
        </w:tc>
      </w:tr>
      <w:tr w:rsidR="007937D9" w14:paraId="3721B81B"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661BB977" w14:textId="77777777" w:rsidR="007937D9" w:rsidRDefault="00000000">
            <w:r>
              <w:rPr>
                <w:sz w:val="18"/>
              </w:rPr>
              <w:t>Community_Type</w:t>
            </w:r>
          </w:p>
        </w:tc>
        <w:tc>
          <w:tcPr>
            <w:tcW w:w="2688" w:type="dxa"/>
            <w:tcBorders>
              <w:top w:val="single" w:sz="4" w:space="0" w:color="999999"/>
              <w:left w:val="single" w:sz="4" w:space="0" w:color="999999"/>
              <w:bottom w:val="single" w:sz="4" w:space="0" w:color="999999"/>
              <w:right w:val="single" w:sz="4" w:space="0" w:color="999999"/>
            </w:tcBorders>
          </w:tcPr>
          <w:p w14:paraId="50A6ECE9" w14:textId="77777777" w:rsidR="007937D9" w:rsidRDefault="00000000">
            <w:r>
              <w:rPr>
                <w:sz w:val="18"/>
              </w:rPr>
              <w:t>First Nation</w:t>
            </w:r>
          </w:p>
        </w:tc>
        <w:tc>
          <w:tcPr>
            <w:tcW w:w="4090" w:type="dxa"/>
            <w:tcBorders>
              <w:top w:val="single" w:sz="4" w:space="0" w:color="999999"/>
              <w:left w:val="single" w:sz="4" w:space="0" w:color="999999"/>
              <w:bottom w:val="single" w:sz="4" w:space="0" w:color="999999"/>
              <w:right w:val="single" w:sz="4" w:space="0" w:color="999999"/>
            </w:tcBorders>
          </w:tcPr>
          <w:p w14:paraId="2EDB88F4" w14:textId="77777777" w:rsidR="007937D9" w:rsidRDefault="007937D9"/>
        </w:tc>
      </w:tr>
      <w:tr w:rsidR="007937D9" w14:paraId="3658803B"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23A0B7E1" w14:textId="77777777" w:rsidR="007937D9" w:rsidRDefault="00000000">
            <w:r>
              <w:rPr>
                <w:sz w:val="18"/>
              </w:rPr>
              <w:t>Community_Type</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67BB04EF" w14:textId="77777777" w:rsidR="007937D9" w:rsidRDefault="00000000">
            <w:r>
              <w:rPr>
                <w:sz w:val="18"/>
              </w:rPr>
              <w:t>Tribal Council</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0CB928A2" w14:textId="77777777" w:rsidR="007937D9" w:rsidRDefault="007937D9"/>
        </w:tc>
      </w:tr>
      <w:tr w:rsidR="007937D9" w14:paraId="35F1D2D1"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7C3C25CE" w14:textId="77777777" w:rsidR="007937D9" w:rsidRDefault="00000000">
            <w:r>
              <w:rPr>
                <w:sz w:val="18"/>
              </w:rPr>
              <w:t>Community_Type</w:t>
            </w:r>
          </w:p>
        </w:tc>
        <w:tc>
          <w:tcPr>
            <w:tcW w:w="2688" w:type="dxa"/>
            <w:tcBorders>
              <w:top w:val="single" w:sz="4" w:space="0" w:color="999999"/>
              <w:left w:val="single" w:sz="4" w:space="0" w:color="999999"/>
              <w:bottom w:val="single" w:sz="4" w:space="0" w:color="999999"/>
              <w:right w:val="single" w:sz="4" w:space="0" w:color="999999"/>
            </w:tcBorders>
          </w:tcPr>
          <w:p w14:paraId="2A834FE4" w14:textId="77777777" w:rsidR="007937D9" w:rsidRDefault="00000000">
            <w:r>
              <w:rPr>
                <w:sz w:val="18"/>
              </w:rPr>
              <w:t>Métis Settlement</w:t>
            </w:r>
          </w:p>
        </w:tc>
        <w:tc>
          <w:tcPr>
            <w:tcW w:w="4090" w:type="dxa"/>
            <w:tcBorders>
              <w:top w:val="single" w:sz="4" w:space="0" w:color="999999"/>
              <w:left w:val="single" w:sz="4" w:space="0" w:color="999999"/>
              <w:bottom w:val="single" w:sz="4" w:space="0" w:color="999999"/>
              <w:right w:val="single" w:sz="4" w:space="0" w:color="999999"/>
            </w:tcBorders>
          </w:tcPr>
          <w:p w14:paraId="0A9CA1A4" w14:textId="77777777" w:rsidR="007937D9" w:rsidRDefault="007937D9"/>
        </w:tc>
      </w:tr>
      <w:tr w:rsidR="007937D9" w14:paraId="631CBBD1"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19316549" w14:textId="77777777" w:rsidR="007937D9" w:rsidRDefault="00000000">
            <w:r>
              <w:rPr>
                <w:sz w:val="18"/>
              </w:rPr>
              <w:t>Community_Type</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17074E54" w14:textId="77777777" w:rsidR="007937D9" w:rsidRDefault="00000000">
            <w:r>
              <w:rPr>
                <w:sz w:val="18"/>
              </w:rPr>
              <w:t>MNA</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0E54B7D2" w14:textId="77777777" w:rsidR="007937D9" w:rsidRDefault="00000000">
            <w:r>
              <w:rPr>
                <w:sz w:val="18"/>
              </w:rPr>
              <w:t>Confirm updated organization name — see Open Items</w:t>
            </w:r>
          </w:p>
        </w:tc>
      </w:tr>
      <w:tr w:rsidR="007937D9" w14:paraId="72DDB766"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605E3A88" w14:textId="77777777" w:rsidR="007937D9" w:rsidRDefault="00000000">
            <w:r>
              <w:rPr>
                <w:sz w:val="18"/>
              </w:rPr>
              <w:t>Community_Type</w:t>
            </w:r>
          </w:p>
        </w:tc>
        <w:tc>
          <w:tcPr>
            <w:tcW w:w="2688" w:type="dxa"/>
            <w:tcBorders>
              <w:top w:val="single" w:sz="4" w:space="0" w:color="999999"/>
              <w:left w:val="single" w:sz="4" w:space="0" w:color="999999"/>
              <w:bottom w:val="single" w:sz="4" w:space="0" w:color="999999"/>
              <w:right w:val="single" w:sz="4" w:space="0" w:color="999999"/>
            </w:tcBorders>
          </w:tcPr>
          <w:p w14:paraId="19F86C0B" w14:textId="77777777" w:rsidR="007937D9" w:rsidRDefault="00000000">
            <w:r>
              <w:rPr>
                <w:sz w:val="18"/>
              </w:rPr>
              <w:t>MNA Local</w:t>
            </w:r>
          </w:p>
        </w:tc>
        <w:tc>
          <w:tcPr>
            <w:tcW w:w="4090" w:type="dxa"/>
            <w:tcBorders>
              <w:top w:val="single" w:sz="4" w:space="0" w:color="999999"/>
              <w:left w:val="single" w:sz="4" w:space="0" w:color="999999"/>
              <w:bottom w:val="single" w:sz="4" w:space="0" w:color="999999"/>
              <w:right w:val="single" w:sz="4" w:space="0" w:color="999999"/>
            </w:tcBorders>
          </w:tcPr>
          <w:p w14:paraId="6A55A667" w14:textId="77777777" w:rsidR="007937D9" w:rsidRDefault="00000000">
            <w:r>
              <w:rPr>
                <w:sz w:val="18"/>
              </w:rPr>
              <w:t>Confirm updated organization name — see Open Items</w:t>
            </w:r>
          </w:p>
        </w:tc>
      </w:tr>
      <w:tr w:rsidR="007937D9" w14:paraId="5227ACC5"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3ED1B92B" w14:textId="77777777" w:rsidR="007937D9" w:rsidRDefault="00000000">
            <w:r>
              <w:rPr>
                <w:sz w:val="18"/>
              </w:rPr>
              <w:t>Community_Type</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0EB97CDE" w14:textId="77777777" w:rsidR="007937D9" w:rsidRDefault="00000000">
            <w:r>
              <w:rPr>
                <w:sz w:val="18"/>
              </w:rPr>
              <w:t>Friendship Centre</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7CF806BE" w14:textId="77777777" w:rsidR="007937D9" w:rsidRDefault="007937D9"/>
        </w:tc>
      </w:tr>
      <w:tr w:rsidR="007937D9" w14:paraId="0906BC90"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571BE43F" w14:textId="77777777" w:rsidR="007937D9" w:rsidRDefault="00000000">
            <w:r>
              <w:rPr>
                <w:sz w:val="18"/>
              </w:rPr>
              <w:t>Community_Type</w:t>
            </w:r>
          </w:p>
        </w:tc>
        <w:tc>
          <w:tcPr>
            <w:tcW w:w="2688" w:type="dxa"/>
            <w:tcBorders>
              <w:top w:val="single" w:sz="4" w:space="0" w:color="999999"/>
              <w:left w:val="single" w:sz="4" w:space="0" w:color="999999"/>
              <w:bottom w:val="single" w:sz="4" w:space="0" w:color="999999"/>
              <w:right w:val="single" w:sz="4" w:space="0" w:color="999999"/>
            </w:tcBorders>
          </w:tcPr>
          <w:p w14:paraId="64102731" w14:textId="77777777" w:rsidR="007937D9" w:rsidRDefault="00000000">
            <w:r>
              <w:rPr>
                <w:sz w:val="18"/>
              </w:rPr>
              <w:t>Community Organization</w:t>
            </w:r>
          </w:p>
        </w:tc>
        <w:tc>
          <w:tcPr>
            <w:tcW w:w="4090" w:type="dxa"/>
            <w:tcBorders>
              <w:top w:val="single" w:sz="4" w:space="0" w:color="999999"/>
              <w:left w:val="single" w:sz="4" w:space="0" w:color="999999"/>
              <w:bottom w:val="single" w:sz="4" w:space="0" w:color="999999"/>
              <w:right w:val="single" w:sz="4" w:space="0" w:color="999999"/>
            </w:tcBorders>
          </w:tcPr>
          <w:p w14:paraId="5ABC68A1" w14:textId="77777777" w:rsidR="007937D9" w:rsidRDefault="007937D9"/>
        </w:tc>
      </w:tr>
      <w:tr w:rsidR="007937D9" w14:paraId="0D27F9DE"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627C8C25" w14:textId="77777777" w:rsidR="007937D9" w:rsidRDefault="00000000">
            <w:r>
              <w:rPr>
                <w:sz w:val="18"/>
              </w:rPr>
              <w:t>Community_Type</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5F194B3F" w14:textId="77777777" w:rsidR="007937D9" w:rsidRDefault="00000000">
            <w:r>
              <w:rPr>
                <w:sz w:val="18"/>
              </w:rPr>
              <w:t>Public Body</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686887A0" w14:textId="77777777" w:rsidR="007937D9" w:rsidRDefault="007937D9"/>
        </w:tc>
      </w:tr>
      <w:tr w:rsidR="007937D9" w14:paraId="3684BCE5"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51A96CF9" w14:textId="77777777" w:rsidR="007937D9" w:rsidRDefault="00000000">
            <w:r>
              <w:rPr>
                <w:sz w:val="18"/>
              </w:rPr>
              <w:t>Community_Type</w:t>
            </w:r>
          </w:p>
        </w:tc>
        <w:tc>
          <w:tcPr>
            <w:tcW w:w="2688" w:type="dxa"/>
            <w:tcBorders>
              <w:top w:val="single" w:sz="4" w:space="0" w:color="999999"/>
              <w:left w:val="single" w:sz="4" w:space="0" w:color="999999"/>
              <w:bottom w:val="single" w:sz="4" w:space="0" w:color="999999"/>
              <w:right w:val="single" w:sz="4" w:space="0" w:color="999999"/>
            </w:tcBorders>
          </w:tcPr>
          <w:p w14:paraId="6BC6768E" w14:textId="77777777" w:rsidR="007937D9" w:rsidRDefault="00000000">
            <w:r>
              <w:rPr>
                <w:sz w:val="18"/>
              </w:rPr>
              <w:t>Other</w:t>
            </w:r>
          </w:p>
        </w:tc>
        <w:tc>
          <w:tcPr>
            <w:tcW w:w="4090" w:type="dxa"/>
            <w:tcBorders>
              <w:top w:val="single" w:sz="4" w:space="0" w:color="999999"/>
              <w:left w:val="single" w:sz="4" w:space="0" w:color="999999"/>
              <w:bottom w:val="single" w:sz="4" w:space="0" w:color="999999"/>
              <w:right w:val="single" w:sz="4" w:space="0" w:color="999999"/>
            </w:tcBorders>
          </w:tcPr>
          <w:p w14:paraId="37BF0738" w14:textId="77777777" w:rsidR="007937D9" w:rsidRDefault="007937D9"/>
        </w:tc>
      </w:tr>
      <w:tr w:rsidR="007937D9" w14:paraId="76047E8D"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1D4F76F5" w14:textId="77777777" w:rsidR="007937D9" w:rsidRDefault="00000000">
            <w:r>
              <w:rPr>
                <w:sz w:val="18"/>
              </w:rPr>
              <w:t>Treaty_Area</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0C935FB6" w14:textId="77777777" w:rsidR="007937D9" w:rsidRDefault="00000000">
            <w:r>
              <w:rPr>
                <w:sz w:val="18"/>
              </w:rPr>
              <w:t>Treaty 6</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0CCB8045" w14:textId="77777777" w:rsidR="007937D9" w:rsidRDefault="00000000">
            <w:r>
              <w:rPr>
                <w:sz w:val="18"/>
              </w:rPr>
              <w:t>Applies to First Nations and Tribal Councils only</w:t>
            </w:r>
          </w:p>
        </w:tc>
      </w:tr>
      <w:tr w:rsidR="007937D9" w14:paraId="24AD8FED"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2577DCDD" w14:textId="77777777" w:rsidR="007937D9" w:rsidRDefault="00000000">
            <w:r>
              <w:rPr>
                <w:sz w:val="18"/>
              </w:rPr>
              <w:t>Treaty_Area</w:t>
            </w:r>
          </w:p>
        </w:tc>
        <w:tc>
          <w:tcPr>
            <w:tcW w:w="2688" w:type="dxa"/>
            <w:tcBorders>
              <w:top w:val="single" w:sz="4" w:space="0" w:color="999999"/>
              <w:left w:val="single" w:sz="4" w:space="0" w:color="999999"/>
              <w:bottom w:val="single" w:sz="4" w:space="0" w:color="999999"/>
              <w:right w:val="single" w:sz="4" w:space="0" w:color="999999"/>
            </w:tcBorders>
          </w:tcPr>
          <w:p w14:paraId="0260C4A9" w14:textId="77777777" w:rsidR="007937D9" w:rsidRDefault="00000000">
            <w:r>
              <w:rPr>
                <w:sz w:val="18"/>
              </w:rPr>
              <w:t>Treaty 7</w:t>
            </w:r>
          </w:p>
        </w:tc>
        <w:tc>
          <w:tcPr>
            <w:tcW w:w="4090" w:type="dxa"/>
            <w:tcBorders>
              <w:top w:val="single" w:sz="4" w:space="0" w:color="999999"/>
              <w:left w:val="single" w:sz="4" w:space="0" w:color="999999"/>
              <w:bottom w:val="single" w:sz="4" w:space="0" w:color="999999"/>
              <w:right w:val="single" w:sz="4" w:space="0" w:color="999999"/>
            </w:tcBorders>
          </w:tcPr>
          <w:p w14:paraId="5565279D" w14:textId="77777777" w:rsidR="007937D9" w:rsidRDefault="007937D9"/>
        </w:tc>
      </w:tr>
      <w:tr w:rsidR="007937D9" w14:paraId="2BBC3CC0"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31773211" w14:textId="77777777" w:rsidR="007937D9" w:rsidRDefault="00000000">
            <w:r>
              <w:rPr>
                <w:sz w:val="18"/>
              </w:rPr>
              <w:t>Treaty_Area</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44C88E24" w14:textId="77777777" w:rsidR="007937D9" w:rsidRDefault="00000000">
            <w:r>
              <w:rPr>
                <w:sz w:val="18"/>
              </w:rPr>
              <w:t>Treaty 8</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5D01DE5B" w14:textId="77777777" w:rsidR="007937D9" w:rsidRDefault="007937D9"/>
        </w:tc>
      </w:tr>
      <w:tr w:rsidR="007937D9" w14:paraId="557F5484"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6F73569B" w14:textId="77777777" w:rsidR="007937D9" w:rsidRDefault="00000000">
            <w:r>
              <w:rPr>
                <w:sz w:val="18"/>
              </w:rPr>
              <w:t>Health_Corridor</w:t>
            </w:r>
          </w:p>
        </w:tc>
        <w:tc>
          <w:tcPr>
            <w:tcW w:w="2688" w:type="dxa"/>
            <w:tcBorders>
              <w:top w:val="single" w:sz="4" w:space="0" w:color="999999"/>
              <w:left w:val="single" w:sz="4" w:space="0" w:color="999999"/>
              <w:bottom w:val="single" w:sz="4" w:space="0" w:color="999999"/>
              <w:right w:val="single" w:sz="4" w:space="0" w:color="999999"/>
            </w:tcBorders>
          </w:tcPr>
          <w:p w14:paraId="36CE75BD" w14:textId="77777777" w:rsidR="007937D9" w:rsidRDefault="00000000">
            <w:r>
              <w:rPr>
                <w:sz w:val="18"/>
              </w:rPr>
              <w:t>NE</w:t>
            </w:r>
          </w:p>
        </w:tc>
        <w:tc>
          <w:tcPr>
            <w:tcW w:w="4090" w:type="dxa"/>
            <w:tcBorders>
              <w:top w:val="single" w:sz="4" w:space="0" w:color="999999"/>
              <w:left w:val="single" w:sz="4" w:space="0" w:color="999999"/>
              <w:bottom w:val="single" w:sz="4" w:space="0" w:color="999999"/>
              <w:right w:val="single" w:sz="4" w:space="0" w:color="999999"/>
            </w:tcBorders>
          </w:tcPr>
          <w:p w14:paraId="2987B033" w14:textId="77777777" w:rsidR="007937D9" w:rsidRDefault="00000000">
            <w:r>
              <w:rPr>
                <w:sz w:val="18"/>
              </w:rPr>
              <w:t>Northeast health corridor</w:t>
            </w:r>
          </w:p>
        </w:tc>
      </w:tr>
      <w:tr w:rsidR="007937D9" w14:paraId="0EC2FD24"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10DA2A71" w14:textId="77777777" w:rsidR="007937D9" w:rsidRDefault="00000000">
            <w:r>
              <w:rPr>
                <w:sz w:val="18"/>
              </w:rPr>
              <w:t>Health_Corridor</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1C9AE667" w14:textId="77777777" w:rsidR="007937D9" w:rsidRDefault="00000000">
            <w:r>
              <w:rPr>
                <w:sz w:val="18"/>
              </w:rPr>
              <w:t>NW</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7D85BD7A" w14:textId="77777777" w:rsidR="007937D9" w:rsidRDefault="00000000">
            <w:r>
              <w:rPr>
                <w:sz w:val="18"/>
              </w:rPr>
              <w:t>Northwest health corridor</w:t>
            </w:r>
          </w:p>
        </w:tc>
      </w:tr>
      <w:tr w:rsidR="007937D9" w14:paraId="2A636DC6"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6975FF74" w14:textId="77777777" w:rsidR="007937D9" w:rsidRDefault="00000000">
            <w:r>
              <w:rPr>
                <w:sz w:val="18"/>
              </w:rPr>
              <w:t>Health_Corridor</w:t>
            </w:r>
          </w:p>
        </w:tc>
        <w:tc>
          <w:tcPr>
            <w:tcW w:w="2688" w:type="dxa"/>
            <w:tcBorders>
              <w:top w:val="single" w:sz="4" w:space="0" w:color="999999"/>
              <w:left w:val="single" w:sz="4" w:space="0" w:color="999999"/>
              <w:bottom w:val="single" w:sz="4" w:space="0" w:color="999999"/>
              <w:right w:val="single" w:sz="4" w:space="0" w:color="999999"/>
            </w:tcBorders>
          </w:tcPr>
          <w:p w14:paraId="6ED5F9E0" w14:textId="77777777" w:rsidR="007937D9" w:rsidRDefault="00000000">
            <w:r>
              <w:rPr>
                <w:sz w:val="18"/>
              </w:rPr>
              <w:t>Edmonton</w:t>
            </w:r>
          </w:p>
        </w:tc>
        <w:tc>
          <w:tcPr>
            <w:tcW w:w="4090" w:type="dxa"/>
            <w:tcBorders>
              <w:top w:val="single" w:sz="4" w:space="0" w:color="999999"/>
              <w:left w:val="single" w:sz="4" w:space="0" w:color="999999"/>
              <w:bottom w:val="single" w:sz="4" w:space="0" w:color="999999"/>
              <w:right w:val="single" w:sz="4" w:space="0" w:color="999999"/>
            </w:tcBorders>
          </w:tcPr>
          <w:p w14:paraId="21E0066E" w14:textId="77777777" w:rsidR="007937D9" w:rsidRDefault="007937D9"/>
        </w:tc>
      </w:tr>
      <w:tr w:rsidR="007937D9" w14:paraId="41030D94"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4377072B" w14:textId="77777777" w:rsidR="007937D9" w:rsidRDefault="00000000">
            <w:r>
              <w:rPr>
                <w:sz w:val="18"/>
              </w:rPr>
              <w:t>Health_Corridor</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485AC5FA" w14:textId="77777777" w:rsidR="007937D9" w:rsidRDefault="00000000">
            <w:r>
              <w:rPr>
                <w:sz w:val="18"/>
              </w:rPr>
              <w:t>Central</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5D69DAFD" w14:textId="77777777" w:rsidR="007937D9" w:rsidRDefault="007937D9"/>
        </w:tc>
      </w:tr>
      <w:tr w:rsidR="007937D9" w14:paraId="386AB7CA"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2D2CAF4C" w14:textId="77777777" w:rsidR="007937D9" w:rsidRDefault="00000000">
            <w:r>
              <w:rPr>
                <w:sz w:val="18"/>
              </w:rPr>
              <w:t>Health_Corridor</w:t>
            </w:r>
          </w:p>
        </w:tc>
        <w:tc>
          <w:tcPr>
            <w:tcW w:w="2688" w:type="dxa"/>
            <w:tcBorders>
              <w:top w:val="single" w:sz="4" w:space="0" w:color="999999"/>
              <w:left w:val="single" w:sz="4" w:space="0" w:color="999999"/>
              <w:bottom w:val="single" w:sz="4" w:space="0" w:color="999999"/>
              <w:right w:val="single" w:sz="4" w:space="0" w:color="999999"/>
            </w:tcBorders>
          </w:tcPr>
          <w:p w14:paraId="264DC9DB" w14:textId="77777777" w:rsidR="007937D9" w:rsidRDefault="00000000">
            <w:r>
              <w:rPr>
                <w:sz w:val="18"/>
              </w:rPr>
              <w:t>Calgary</w:t>
            </w:r>
          </w:p>
        </w:tc>
        <w:tc>
          <w:tcPr>
            <w:tcW w:w="4090" w:type="dxa"/>
            <w:tcBorders>
              <w:top w:val="single" w:sz="4" w:space="0" w:color="999999"/>
              <w:left w:val="single" w:sz="4" w:space="0" w:color="999999"/>
              <w:bottom w:val="single" w:sz="4" w:space="0" w:color="999999"/>
              <w:right w:val="single" w:sz="4" w:space="0" w:color="999999"/>
            </w:tcBorders>
          </w:tcPr>
          <w:p w14:paraId="1145A8D5" w14:textId="77777777" w:rsidR="007937D9" w:rsidRDefault="007937D9"/>
        </w:tc>
      </w:tr>
      <w:tr w:rsidR="007937D9" w14:paraId="4369A5D4"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71199400" w14:textId="77777777" w:rsidR="007937D9" w:rsidRDefault="00000000">
            <w:r>
              <w:rPr>
                <w:sz w:val="18"/>
              </w:rPr>
              <w:t>Health_Corridor</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7D4FB91C" w14:textId="77777777" w:rsidR="007937D9" w:rsidRDefault="00000000">
            <w:r>
              <w:rPr>
                <w:sz w:val="18"/>
              </w:rPr>
              <w:t>SE</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767D63C6" w14:textId="77777777" w:rsidR="007937D9" w:rsidRDefault="00000000">
            <w:r>
              <w:rPr>
                <w:sz w:val="18"/>
              </w:rPr>
              <w:t>Southeast health corridor</w:t>
            </w:r>
          </w:p>
        </w:tc>
      </w:tr>
      <w:tr w:rsidR="007937D9" w14:paraId="415FC4F1"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470B9C71" w14:textId="77777777" w:rsidR="007937D9" w:rsidRDefault="00000000">
            <w:r>
              <w:rPr>
                <w:sz w:val="18"/>
              </w:rPr>
              <w:t>Health_Corridor</w:t>
            </w:r>
          </w:p>
        </w:tc>
        <w:tc>
          <w:tcPr>
            <w:tcW w:w="2688" w:type="dxa"/>
            <w:tcBorders>
              <w:top w:val="single" w:sz="4" w:space="0" w:color="999999"/>
              <w:left w:val="single" w:sz="4" w:space="0" w:color="999999"/>
              <w:bottom w:val="single" w:sz="4" w:space="0" w:color="999999"/>
              <w:right w:val="single" w:sz="4" w:space="0" w:color="999999"/>
            </w:tcBorders>
          </w:tcPr>
          <w:p w14:paraId="237D8081" w14:textId="77777777" w:rsidR="007937D9" w:rsidRDefault="00000000">
            <w:r>
              <w:rPr>
                <w:sz w:val="18"/>
              </w:rPr>
              <w:t>SW</w:t>
            </w:r>
          </w:p>
        </w:tc>
        <w:tc>
          <w:tcPr>
            <w:tcW w:w="4090" w:type="dxa"/>
            <w:tcBorders>
              <w:top w:val="single" w:sz="4" w:space="0" w:color="999999"/>
              <w:left w:val="single" w:sz="4" w:space="0" w:color="999999"/>
              <w:bottom w:val="single" w:sz="4" w:space="0" w:color="999999"/>
              <w:right w:val="single" w:sz="4" w:space="0" w:color="999999"/>
            </w:tcBorders>
          </w:tcPr>
          <w:p w14:paraId="20B7AC75" w14:textId="77777777" w:rsidR="007937D9" w:rsidRDefault="00000000">
            <w:r>
              <w:rPr>
                <w:sz w:val="18"/>
              </w:rPr>
              <w:t>Southwest health corridor</w:t>
            </w:r>
          </w:p>
        </w:tc>
      </w:tr>
      <w:tr w:rsidR="007937D9" w14:paraId="02110A75"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1213337C" w14:textId="77777777" w:rsidR="007937D9" w:rsidRDefault="00000000">
            <w:r>
              <w:rPr>
                <w:sz w:val="18"/>
              </w:rPr>
              <w:t>Compliance_Type</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05AADF09" w14:textId="77777777" w:rsidR="007937D9" w:rsidRDefault="00000000">
            <w:r>
              <w:rPr>
                <w:sz w:val="18"/>
              </w:rPr>
              <w:t>Insurance</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073B1E96" w14:textId="77777777" w:rsidR="007937D9" w:rsidRDefault="007937D9"/>
        </w:tc>
      </w:tr>
      <w:tr w:rsidR="007937D9" w14:paraId="23F6049A"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62CAD330" w14:textId="77777777" w:rsidR="007937D9" w:rsidRDefault="00000000">
            <w:r>
              <w:rPr>
                <w:sz w:val="18"/>
              </w:rPr>
              <w:t>Compliance_Type</w:t>
            </w:r>
          </w:p>
        </w:tc>
        <w:tc>
          <w:tcPr>
            <w:tcW w:w="2688" w:type="dxa"/>
            <w:tcBorders>
              <w:top w:val="single" w:sz="4" w:space="0" w:color="999999"/>
              <w:left w:val="single" w:sz="4" w:space="0" w:color="999999"/>
              <w:bottom w:val="single" w:sz="4" w:space="0" w:color="999999"/>
              <w:right w:val="single" w:sz="4" w:space="0" w:color="999999"/>
            </w:tcBorders>
          </w:tcPr>
          <w:p w14:paraId="1A14CA7C" w14:textId="77777777" w:rsidR="007937D9" w:rsidRDefault="00000000">
            <w:r>
              <w:rPr>
                <w:sz w:val="18"/>
              </w:rPr>
              <w:t>Nonprofit Registration</w:t>
            </w:r>
          </w:p>
        </w:tc>
        <w:tc>
          <w:tcPr>
            <w:tcW w:w="4090" w:type="dxa"/>
            <w:tcBorders>
              <w:top w:val="single" w:sz="4" w:space="0" w:color="999999"/>
              <w:left w:val="single" w:sz="4" w:space="0" w:color="999999"/>
              <w:bottom w:val="single" w:sz="4" w:space="0" w:color="999999"/>
              <w:right w:val="single" w:sz="4" w:space="0" w:color="999999"/>
            </w:tcBorders>
          </w:tcPr>
          <w:p w14:paraId="2AA8ACB2" w14:textId="77777777" w:rsidR="007937D9" w:rsidRDefault="007937D9"/>
        </w:tc>
      </w:tr>
      <w:tr w:rsidR="007937D9" w14:paraId="5965CF58"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301B5CEA" w14:textId="77777777" w:rsidR="007937D9" w:rsidRDefault="00000000">
            <w:r>
              <w:rPr>
                <w:sz w:val="18"/>
              </w:rPr>
              <w:t>Contract_Status</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24C85619" w14:textId="77777777" w:rsidR="007937D9" w:rsidRDefault="00000000">
            <w:r>
              <w:rPr>
                <w:sz w:val="18"/>
              </w:rPr>
              <w:t>Application in Progress</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349BD5CC" w14:textId="77777777" w:rsidR="007937D9" w:rsidRDefault="007937D9"/>
        </w:tc>
      </w:tr>
      <w:tr w:rsidR="007937D9" w14:paraId="45E151E4"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31D053D0" w14:textId="77777777" w:rsidR="007937D9" w:rsidRDefault="00000000">
            <w:r>
              <w:rPr>
                <w:sz w:val="18"/>
              </w:rPr>
              <w:t>Contract_Status</w:t>
            </w:r>
          </w:p>
        </w:tc>
        <w:tc>
          <w:tcPr>
            <w:tcW w:w="2688" w:type="dxa"/>
            <w:tcBorders>
              <w:top w:val="single" w:sz="4" w:space="0" w:color="999999"/>
              <w:left w:val="single" w:sz="4" w:space="0" w:color="999999"/>
              <w:bottom w:val="single" w:sz="4" w:space="0" w:color="999999"/>
              <w:right w:val="single" w:sz="4" w:space="0" w:color="999999"/>
            </w:tcBorders>
          </w:tcPr>
          <w:p w14:paraId="202C1B2C" w14:textId="77777777" w:rsidR="007937D9" w:rsidRDefault="00000000">
            <w:r>
              <w:rPr>
                <w:sz w:val="18"/>
              </w:rPr>
              <w:t>Under Contract</w:t>
            </w:r>
          </w:p>
        </w:tc>
        <w:tc>
          <w:tcPr>
            <w:tcW w:w="4090" w:type="dxa"/>
            <w:tcBorders>
              <w:top w:val="single" w:sz="4" w:space="0" w:color="999999"/>
              <w:left w:val="single" w:sz="4" w:space="0" w:color="999999"/>
              <w:bottom w:val="single" w:sz="4" w:space="0" w:color="999999"/>
              <w:right w:val="single" w:sz="4" w:space="0" w:color="999999"/>
            </w:tcBorders>
          </w:tcPr>
          <w:p w14:paraId="571B1AD5" w14:textId="77777777" w:rsidR="007937D9" w:rsidRDefault="007937D9"/>
        </w:tc>
      </w:tr>
      <w:tr w:rsidR="007937D9" w14:paraId="45184AA6"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700F82F9" w14:textId="77777777" w:rsidR="007937D9" w:rsidRDefault="00000000">
            <w:r>
              <w:rPr>
                <w:sz w:val="18"/>
              </w:rPr>
              <w:t>Contract_Status</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1E2080EC" w14:textId="77777777" w:rsidR="007937D9" w:rsidRDefault="00000000">
            <w:r>
              <w:rPr>
                <w:sz w:val="18"/>
              </w:rPr>
              <w:t>On Hold</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5FFE97F4" w14:textId="77777777" w:rsidR="007937D9" w:rsidRDefault="007937D9"/>
        </w:tc>
      </w:tr>
      <w:tr w:rsidR="007937D9" w14:paraId="0B5391A8"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4FF4A86E" w14:textId="77777777" w:rsidR="007937D9" w:rsidRDefault="00000000">
            <w:r>
              <w:rPr>
                <w:sz w:val="18"/>
              </w:rPr>
              <w:t>Contract_Status</w:t>
            </w:r>
          </w:p>
        </w:tc>
        <w:tc>
          <w:tcPr>
            <w:tcW w:w="2688" w:type="dxa"/>
            <w:tcBorders>
              <w:top w:val="single" w:sz="4" w:space="0" w:color="999999"/>
              <w:left w:val="single" w:sz="4" w:space="0" w:color="999999"/>
              <w:bottom w:val="single" w:sz="4" w:space="0" w:color="999999"/>
              <w:right w:val="single" w:sz="4" w:space="0" w:color="999999"/>
            </w:tcBorders>
          </w:tcPr>
          <w:p w14:paraId="77EE73E7" w14:textId="77777777" w:rsidR="007937D9" w:rsidRDefault="00000000">
            <w:r>
              <w:rPr>
                <w:sz w:val="18"/>
              </w:rPr>
              <w:t>Complete</w:t>
            </w:r>
          </w:p>
        </w:tc>
        <w:tc>
          <w:tcPr>
            <w:tcW w:w="4090" w:type="dxa"/>
            <w:tcBorders>
              <w:top w:val="single" w:sz="4" w:space="0" w:color="999999"/>
              <w:left w:val="single" w:sz="4" w:space="0" w:color="999999"/>
              <w:bottom w:val="single" w:sz="4" w:space="0" w:color="999999"/>
              <w:right w:val="single" w:sz="4" w:space="0" w:color="999999"/>
            </w:tcBorders>
          </w:tcPr>
          <w:p w14:paraId="11E14CFF" w14:textId="77777777" w:rsidR="007937D9" w:rsidRDefault="007937D9"/>
        </w:tc>
      </w:tr>
      <w:tr w:rsidR="007937D9" w14:paraId="015C0634"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2007844B" w14:textId="77777777" w:rsidR="007937D9" w:rsidRDefault="00000000">
            <w:r>
              <w:rPr>
                <w:sz w:val="18"/>
              </w:rPr>
              <w:t>Contract_Status</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5B6AF5CE" w14:textId="77777777" w:rsidR="007937D9" w:rsidRDefault="00000000">
            <w:r>
              <w:rPr>
                <w:sz w:val="18"/>
              </w:rPr>
              <w:t>Terminated</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3164C165" w14:textId="77777777" w:rsidR="007937D9" w:rsidRDefault="007937D9"/>
        </w:tc>
      </w:tr>
      <w:tr w:rsidR="007937D9" w14:paraId="53699DD1"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4266A972" w14:textId="77777777" w:rsidR="007937D9" w:rsidRDefault="00000000">
            <w:r>
              <w:rPr>
                <w:sz w:val="18"/>
              </w:rPr>
              <w:t>Contract_Status</w:t>
            </w:r>
          </w:p>
        </w:tc>
        <w:tc>
          <w:tcPr>
            <w:tcW w:w="2688" w:type="dxa"/>
            <w:tcBorders>
              <w:top w:val="single" w:sz="4" w:space="0" w:color="999999"/>
              <w:left w:val="single" w:sz="4" w:space="0" w:color="999999"/>
              <w:bottom w:val="single" w:sz="4" w:space="0" w:color="999999"/>
              <w:right w:val="single" w:sz="4" w:space="0" w:color="999999"/>
            </w:tcBorders>
          </w:tcPr>
          <w:p w14:paraId="777F48DD" w14:textId="77777777" w:rsidR="007937D9" w:rsidRDefault="00000000">
            <w:r>
              <w:rPr>
                <w:sz w:val="18"/>
              </w:rPr>
              <w:t>Expired</w:t>
            </w:r>
          </w:p>
        </w:tc>
        <w:tc>
          <w:tcPr>
            <w:tcW w:w="4090" w:type="dxa"/>
            <w:tcBorders>
              <w:top w:val="single" w:sz="4" w:space="0" w:color="999999"/>
              <w:left w:val="single" w:sz="4" w:space="0" w:color="999999"/>
              <w:bottom w:val="single" w:sz="4" w:space="0" w:color="999999"/>
              <w:right w:val="single" w:sz="4" w:space="0" w:color="999999"/>
            </w:tcBorders>
          </w:tcPr>
          <w:p w14:paraId="691B3268" w14:textId="77777777" w:rsidR="007937D9" w:rsidRDefault="007937D9"/>
        </w:tc>
      </w:tr>
      <w:tr w:rsidR="007937D9" w14:paraId="14E8CF2C"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15D83332" w14:textId="77777777" w:rsidR="007937D9" w:rsidRDefault="00000000">
            <w:r>
              <w:rPr>
                <w:sz w:val="18"/>
              </w:rPr>
              <w:t>Program_Stream</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2230B798" w14:textId="77777777" w:rsidR="007937D9" w:rsidRDefault="00000000">
            <w:r>
              <w:rPr>
                <w:sz w:val="18"/>
              </w:rPr>
              <w:t>HLG</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41FFFF10" w14:textId="77777777" w:rsidR="007937D9" w:rsidRDefault="00000000">
            <w:r>
              <w:rPr>
                <w:sz w:val="18"/>
              </w:rPr>
              <w:t>Going-forward: Honouring Life Grant life promotion stream</w:t>
            </w:r>
          </w:p>
        </w:tc>
      </w:tr>
      <w:tr w:rsidR="007937D9" w14:paraId="7AABCE18"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426093F7" w14:textId="77777777" w:rsidR="007937D9" w:rsidRDefault="00000000">
            <w:r>
              <w:rPr>
                <w:sz w:val="18"/>
              </w:rPr>
              <w:t>Program_Stream</w:t>
            </w:r>
          </w:p>
        </w:tc>
        <w:tc>
          <w:tcPr>
            <w:tcW w:w="2688" w:type="dxa"/>
            <w:tcBorders>
              <w:top w:val="single" w:sz="4" w:space="0" w:color="999999"/>
              <w:left w:val="single" w:sz="4" w:space="0" w:color="999999"/>
              <w:bottom w:val="single" w:sz="4" w:space="0" w:color="999999"/>
              <w:right w:val="single" w:sz="4" w:space="0" w:color="999999"/>
            </w:tcBorders>
          </w:tcPr>
          <w:p w14:paraId="0E19416D" w14:textId="77777777" w:rsidR="007937D9" w:rsidRDefault="00000000">
            <w:r>
              <w:rPr>
                <w:sz w:val="18"/>
              </w:rPr>
              <w:t>Crisis</w:t>
            </w:r>
          </w:p>
        </w:tc>
        <w:tc>
          <w:tcPr>
            <w:tcW w:w="4090" w:type="dxa"/>
            <w:tcBorders>
              <w:top w:val="single" w:sz="4" w:space="0" w:color="999999"/>
              <w:left w:val="single" w:sz="4" w:space="0" w:color="999999"/>
              <w:bottom w:val="single" w:sz="4" w:space="0" w:color="999999"/>
              <w:right w:val="single" w:sz="4" w:space="0" w:color="999999"/>
            </w:tcBorders>
          </w:tcPr>
          <w:p w14:paraId="79EFAC24" w14:textId="77777777" w:rsidR="007937D9" w:rsidRDefault="00000000">
            <w:proofErr w:type="gramStart"/>
            <w:r>
              <w:rPr>
                <w:sz w:val="18"/>
              </w:rPr>
              <w:t>Going-forward</w:t>
            </w:r>
            <w:proofErr w:type="gramEnd"/>
            <w:r>
              <w:rPr>
                <w:sz w:val="18"/>
              </w:rPr>
              <w:t>: short-term emergency funding</w:t>
            </w:r>
          </w:p>
        </w:tc>
      </w:tr>
      <w:tr w:rsidR="007937D9" w14:paraId="4C068E1C"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2C0E7A03" w14:textId="77777777" w:rsidR="007937D9" w:rsidRDefault="00000000">
            <w:r>
              <w:rPr>
                <w:sz w:val="18"/>
              </w:rPr>
              <w:t>Program_Stream</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426B9257" w14:textId="77777777" w:rsidR="007937D9" w:rsidRDefault="00000000">
            <w:r>
              <w:rPr>
                <w:sz w:val="18"/>
              </w:rPr>
              <w:t>HL 2.0</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33D9F7DC" w14:textId="77777777" w:rsidR="007937D9" w:rsidRDefault="00000000">
            <w:r>
              <w:rPr>
                <w:sz w:val="18"/>
              </w:rPr>
              <w:t>Legacy</w:t>
            </w:r>
          </w:p>
        </w:tc>
      </w:tr>
      <w:tr w:rsidR="007937D9" w14:paraId="0D7ED3B1"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3286A42F" w14:textId="77777777" w:rsidR="007937D9" w:rsidRDefault="00000000">
            <w:r>
              <w:rPr>
                <w:sz w:val="18"/>
              </w:rPr>
              <w:t>Program_Stream</w:t>
            </w:r>
          </w:p>
        </w:tc>
        <w:tc>
          <w:tcPr>
            <w:tcW w:w="2688" w:type="dxa"/>
            <w:tcBorders>
              <w:top w:val="single" w:sz="4" w:space="0" w:color="999999"/>
              <w:left w:val="single" w:sz="4" w:space="0" w:color="999999"/>
              <w:bottom w:val="single" w:sz="4" w:space="0" w:color="999999"/>
              <w:right w:val="single" w:sz="4" w:space="0" w:color="999999"/>
            </w:tcBorders>
          </w:tcPr>
          <w:p w14:paraId="72557B02" w14:textId="77777777" w:rsidR="007937D9" w:rsidRDefault="00000000">
            <w:r>
              <w:rPr>
                <w:sz w:val="18"/>
              </w:rPr>
              <w:t>IAMW</w:t>
            </w:r>
          </w:p>
        </w:tc>
        <w:tc>
          <w:tcPr>
            <w:tcW w:w="4090" w:type="dxa"/>
            <w:tcBorders>
              <w:top w:val="single" w:sz="4" w:space="0" w:color="999999"/>
              <w:left w:val="single" w:sz="4" w:space="0" w:color="999999"/>
              <w:bottom w:val="single" w:sz="4" w:space="0" w:color="999999"/>
              <w:right w:val="single" w:sz="4" w:space="0" w:color="999999"/>
            </w:tcBorders>
          </w:tcPr>
          <w:p w14:paraId="545CF70F" w14:textId="77777777" w:rsidR="007937D9" w:rsidRDefault="00000000">
            <w:r>
              <w:rPr>
                <w:sz w:val="18"/>
              </w:rPr>
              <w:t>Legacy</w:t>
            </w:r>
          </w:p>
        </w:tc>
      </w:tr>
      <w:tr w:rsidR="007937D9" w14:paraId="1582AA2A"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558BED97" w14:textId="77777777" w:rsidR="007937D9" w:rsidRDefault="00000000">
            <w:r>
              <w:rPr>
                <w:sz w:val="18"/>
              </w:rPr>
              <w:t>Program_Stream</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74268DD9" w14:textId="77777777" w:rsidR="007937D9" w:rsidRDefault="00000000">
            <w:r>
              <w:rPr>
                <w:sz w:val="18"/>
              </w:rPr>
              <w:t>Crisis Funding</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061CAF6D" w14:textId="77777777" w:rsidR="007937D9" w:rsidRDefault="00000000">
            <w:r>
              <w:rPr>
                <w:sz w:val="18"/>
              </w:rPr>
              <w:t>Legacy</w:t>
            </w:r>
          </w:p>
        </w:tc>
      </w:tr>
      <w:tr w:rsidR="007937D9" w14:paraId="6EBF8894"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50C6BE43" w14:textId="77777777" w:rsidR="007937D9" w:rsidRDefault="00000000">
            <w:r>
              <w:rPr>
                <w:sz w:val="18"/>
              </w:rPr>
              <w:t>Program_Stream</w:t>
            </w:r>
          </w:p>
        </w:tc>
        <w:tc>
          <w:tcPr>
            <w:tcW w:w="2688" w:type="dxa"/>
            <w:tcBorders>
              <w:top w:val="single" w:sz="4" w:space="0" w:color="999999"/>
              <w:left w:val="single" w:sz="4" w:space="0" w:color="999999"/>
              <w:bottom w:val="single" w:sz="4" w:space="0" w:color="999999"/>
              <w:right w:val="single" w:sz="4" w:space="0" w:color="999999"/>
            </w:tcBorders>
          </w:tcPr>
          <w:p w14:paraId="737DE23C" w14:textId="77777777" w:rsidR="007937D9" w:rsidRDefault="00000000">
            <w:r>
              <w:rPr>
                <w:sz w:val="18"/>
              </w:rPr>
              <w:t>HL 2.0 Amendment</w:t>
            </w:r>
          </w:p>
        </w:tc>
        <w:tc>
          <w:tcPr>
            <w:tcW w:w="4090" w:type="dxa"/>
            <w:tcBorders>
              <w:top w:val="single" w:sz="4" w:space="0" w:color="999999"/>
              <w:left w:val="single" w:sz="4" w:space="0" w:color="999999"/>
              <w:bottom w:val="single" w:sz="4" w:space="0" w:color="999999"/>
              <w:right w:val="single" w:sz="4" w:space="0" w:color="999999"/>
            </w:tcBorders>
          </w:tcPr>
          <w:p w14:paraId="3F5D0617" w14:textId="77777777" w:rsidR="007937D9" w:rsidRDefault="00000000">
            <w:r>
              <w:rPr>
                <w:sz w:val="18"/>
              </w:rPr>
              <w:t>Legacy</w:t>
            </w:r>
          </w:p>
        </w:tc>
      </w:tr>
      <w:tr w:rsidR="007937D9" w14:paraId="793F8A25"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44E78901" w14:textId="77777777" w:rsidR="007937D9" w:rsidRDefault="00000000">
            <w:r>
              <w:rPr>
                <w:sz w:val="18"/>
              </w:rPr>
              <w:t>Disbursement_Structure</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017FD34B" w14:textId="77777777" w:rsidR="007937D9" w:rsidRDefault="00000000">
            <w:r>
              <w:rPr>
                <w:sz w:val="18"/>
              </w:rPr>
              <w:t>90-10</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1FD99540" w14:textId="77777777" w:rsidR="007937D9" w:rsidRDefault="00000000">
            <w:r>
              <w:rPr>
                <w:sz w:val="18"/>
              </w:rPr>
              <w:t>90% upfront; 10% holdback on final report approval</w:t>
            </w:r>
          </w:p>
        </w:tc>
      </w:tr>
      <w:tr w:rsidR="007937D9" w14:paraId="5A2DF36E"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15A3A73E" w14:textId="77777777" w:rsidR="007937D9" w:rsidRDefault="00000000">
            <w:r>
              <w:rPr>
                <w:sz w:val="18"/>
              </w:rPr>
              <w:t>Disbursement_Structure</w:t>
            </w:r>
          </w:p>
        </w:tc>
        <w:tc>
          <w:tcPr>
            <w:tcW w:w="2688" w:type="dxa"/>
            <w:tcBorders>
              <w:top w:val="single" w:sz="4" w:space="0" w:color="999999"/>
              <w:left w:val="single" w:sz="4" w:space="0" w:color="999999"/>
              <w:bottom w:val="single" w:sz="4" w:space="0" w:color="999999"/>
              <w:right w:val="single" w:sz="4" w:space="0" w:color="999999"/>
            </w:tcBorders>
          </w:tcPr>
          <w:p w14:paraId="42539FB5" w14:textId="77777777" w:rsidR="007937D9" w:rsidRDefault="00000000">
            <w:r>
              <w:rPr>
                <w:sz w:val="18"/>
              </w:rPr>
              <w:t>60-40</w:t>
            </w:r>
          </w:p>
        </w:tc>
        <w:tc>
          <w:tcPr>
            <w:tcW w:w="4090" w:type="dxa"/>
            <w:tcBorders>
              <w:top w:val="single" w:sz="4" w:space="0" w:color="999999"/>
              <w:left w:val="single" w:sz="4" w:space="0" w:color="999999"/>
              <w:bottom w:val="single" w:sz="4" w:space="0" w:color="999999"/>
              <w:right w:val="single" w:sz="4" w:space="0" w:color="999999"/>
            </w:tcBorders>
          </w:tcPr>
          <w:p w14:paraId="1D22C6B6" w14:textId="77777777" w:rsidR="007937D9" w:rsidRDefault="00000000">
            <w:r>
              <w:rPr>
                <w:sz w:val="18"/>
              </w:rPr>
              <w:t>60% upfront; 40% holdback</w:t>
            </w:r>
          </w:p>
        </w:tc>
      </w:tr>
      <w:tr w:rsidR="007937D9" w14:paraId="4E417618"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2FE0AF75" w14:textId="77777777" w:rsidR="007937D9" w:rsidRDefault="00000000">
            <w:r>
              <w:rPr>
                <w:sz w:val="18"/>
              </w:rPr>
              <w:t>Disbursement_Structure</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59B7F5F1" w14:textId="77777777" w:rsidR="007937D9" w:rsidRDefault="00000000">
            <w:r>
              <w:rPr>
                <w:sz w:val="18"/>
              </w:rPr>
              <w:t>45-55</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0163019C" w14:textId="77777777" w:rsidR="007937D9" w:rsidRDefault="00000000">
            <w:r>
              <w:rPr>
                <w:sz w:val="18"/>
              </w:rPr>
              <w:t>45% upfront; 55% holdback</w:t>
            </w:r>
          </w:p>
        </w:tc>
      </w:tr>
      <w:tr w:rsidR="007937D9" w14:paraId="3D94C859"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405C47F1" w14:textId="77777777" w:rsidR="007937D9" w:rsidRDefault="00000000">
            <w:r>
              <w:rPr>
                <w:sz w:val="18"/>
              </w:rPr>
              <w:t>Disbursement_Structure</w:t>
            </w:r>
          </w:p>
        </w:tc>
        <w:tc>
          <w:tcPr>
            <w:tcW w:w="2688" w:type="dxa"/>
            <w:tcBorders>
              <w:top w:val="single" w:sz="4" w:space="0" w:color="999999"/>
              <w:left w:val="single" w:sz="4" w:space="0" w:color="999999"/>
              <w:bottom w:val="single" w:sz="4" w:space="0" w:color="999999"/>
              <w:right w:val="single" w:sz="4" w:space="0" w:color="999999"/>
            </w:tcBorders>
          </w:tcPr>
          <w:p w14:paraId="2F40C9F5" w14:textId="77777777" w:rsidR="007937D9" w:rsidRDefault="00000000">
            <w:r>
              <w:rPr>
                <w:sz w:val="18"/>
              </w:rPr>
              <w:t>30-30-30-10</w:t>
            </w:r>
          </w:p>
        </w:tc>
        <w:tc>
          <w:tcPr>
            <w:tcW w:w="4090" w:type="dxa"/>
            <w:tcBorders>
              <w:top w:val="single" w:sz="4" w:space="0" w:color="999999"/>
              <w:left w:val="single" w:sz="4" w:space="0" w:color="999999"/>
              <w:bottom w:val="single" w:sz="4" w:space="0" w:color="999999"/>
              <w:right w:val="single" w:sz="4" w:space="0" w:color="999999"/>
            </w:tcBorders>
          </w:tcPr>
          <w:p w14:paraId="63909AF0" w14:textId="77777777" w:rsidR="007937D9" w:rsidRDefault="00000000">
            <w:r>
              <w:rPr>
                <w:sz w:val="18"/>
              </w:rPr>
              <w:t>Multi-year: 30% per year; 10% holdback</w:t>
            </w:r>
          </w:p>
        </w:tc>
      </w:tr>
      <w:tr w:rsidR="007937D9" w14:paraId="243B139D"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0FD6CC09" w14:textId="77777777" w:rsidR="007937D9" w:rsidRDefault="00000000">
            <w:r>
              <w:rPr>
                <w:sz w:val="18"/>
              </w:rPr>
              <w:t>Disbursement_Structure</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3E5E369C" w14:textId="77777777" w:rsidR="007937D9" w:rsidRDefault="00000000">
            <w:r>
              <w:rPr>
                <w:sz w:val="18"/>
              </w:rPr>
              <w:t>Other</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3F61C122" w14:textId="77777777" w:rsidR="007937D9" w:rsidRDefault="00000000">
            <w:r>
              <w:rPr>
                <w:sz w:val="18"/>
              </w:rPr>
              <w:t>Use Exception_Notes in Contract_Financial to document</w:t>
            </w:r>
          </w:p>
        </w:tc>
      </w:tr>
      <w:tr w:rsidR="007937D9" w14:paraId="155A0F7A"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096C34D9" w14:textId="77777777" w:rsidR="007937D9" w:rsidRDefault="00000000">
            <w:r>
              <w:rPr>
                <w:sz w:val="18"/>
              </w:rPr>
              <w:t>Report_Type</w:t>
            </w:r>
          </w:p>
        </w:tc>
        <w:tc>
          <w:tcPr>
            <w:tcW w:w="2688" w:type="dxa"/>
            <w:tcBorders>
              <w:top w:val="single" w:sz="4" w:space="0" w:color="999999"/>
              <w:left w:val="single" w:sz="4" w:space="0" w:color="999999"/>
              <w:bottom w:val="single" w:sz="4" w:space="0" w:color="999999"/>
              <w:right w:val="single" w:sz="4" w:space="0" w:color="999999"/>
            </w:tcBorders>
          </w:tcPr>
          <w:p w14:paraId="17340EE6" w14:textId="77777777" w:rsidR="007937D9" w:rsidRDefault="00000000">
            <w:r>
              <w:rPr>
                <w:sz w:val="18"/>
              </w:rPr>
              <w:t>Annual Narrative</w:t>
            </w:r>
          </w:p>
        </w:tc>
        <w:tc>
          <w:tcPr>
            <w:tcW w:w="4090" w:type="dxa"/>
            <w:tcBorders>
              <w:top w:val="single" w:sz="4" w:space="0" w:color="999999"/>
              <w:left w:val="single" w:sz="4" w:space="0" w:color="999999"/>
              <w:bottom w:val="single" w:sz="4" w:space="0" w:color="999999"/>
              <w:right w:val="single" w:sz="4" w:space="0" w:color="999999"/>
            </w:tcBorders>
          </w:tcPr>
          <w:p w14:paraId="432C4B85" w14:textId="77777777" w:rsidR="007937D9" w:rsidRDefault="007937D9"/>
        </w:tc>
      </w:tr>
      <w:tr w:rsidR="007937D9" w14:paraId="6072A050"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3B106CD9" w14:textId="77777777" w:rsidR="007937D9" w:rsidRDefault="00000000">
            <w:r>
              <w:rPr>
                <w:sz w:val="18"/>
              </w:rPr>
              <w:lastRenderedPageBreak/>
              <w:t>Report_Type</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002C9D26" w14:textId="77777777" w:rsidR="007937D9" w:rsidRDefault="00000000">
            <w:r>
              <w:rPr>
                <w:sz w:val="18"/>
              </w:rPr>
              <w:t>Annual Financial</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4A9565E3" w14:textId="77777777" w:rsidR="007937D9" w:rsidRDefault="007937D9"/>
        </w:tc>
      </w:tr>
      <w:tr w:rsidR="007937D9" w14:paraId="301ECF12"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287D060A" w14:textId="77777777" w:rsidR="007937D9" w:rsidRDefault="00000000">
            <w:r>
              <w:rPr>
                <w:sz w:val="18"/>
              </w:rPr>
              <w:t>Report_Type</w:t>
            </w:r>
          </w:p>
        </w:tc>
        <w:tc>
          <w:tcPr>
            <w:tcW w:w="2688" w:type="dxa"/>
            <w:tcBorders>
              <w:top w:val="single" w:sz="4" w:space="0" w:color="999999"/>
              <w:left w:val="single" w:sz="4" w:space="0" w:color="999999"/>
              <w:bottom w:val="single" w:sz="4" w:space="0" w:color="999999"/>
              <w:right w:val="single" w:sz="4" w:space="0" w:color="999999"/>
            </w:tcBorders>
          </w:tcPr>
          <w:p w14:paraId="5F5D7377" w14:textId="77777777" w:rsidR="007937D9" w:rsidRDefault="00000000">
            <w:r>
              <w:rPr>
                <w:sz w:val="18"/>
              </w:rPr>
              <w:t>Final Narrative</w:t>
            </w:r>
          </w:p>
        </w:tc>
        <w:tc>
          <w:tcPr>
            <w:tcW w:w="4090" w:type="dxa"/>
            <w:tcBorders>
              <w:top w:val="single" w:sz="4" w:space="0" w:color="999999"/>
              <w:left w:val="single" w:sz="4" w:space="0" w:color="999999"/>
              <w:bottom w:val="single" w:sz="4" w:space="0" w:color="999999"/>
              <w:right w:val="single" w:sz="4" w:space="0" w:color="999999"/>
            </w:tcBorders>
          </w:tcPr>
          <w:p w14:paraId="1F238129" w14:textId="77777777" w:rsidR="007937D9" w:rsidRDefault="007937D9"/>
        </w:tc>
      </w:tr>
      <w:tr w:rsidR="007937D9" w14:paraId="694029D2"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28FAC2D4" w14:textId="77777777" w:rsidR="007937D9" w:rsidRDefault="00000000">
            <w:r>
              <w:rPr>
                <w:sz w:val="18"/>
              </w:rPr>
              <w:t>Report_Type</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3710F7F6" w14:textId="77777777" w:rsidR="007937D9" w:rsidRDefault="00000000">
            <w:r>
              <w:rPr>
                <w:sz w:val="18"/>
              </w:rPr>
              <w:t>Final Financial</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21057402" w14:textId="77777777" w:rsidR="007937D9" w:rsidRDefault="007937D9"/>
        </w:tc>
      </w:tr>
      <w:tr w:rsidR="007937D9" w14:paraId="4DE1E1D3"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5D9146DD" w14:textId="77777777" w:rsidR="007937D9" w:rsidRDefault="00000000">
            <w:r>
              <w:rPr>
                <w:sz w:val="18"/>
              </w:rPr>
              <w:t>Report_Type</w:t>
            </w:r>
          </w:p>
        </w:tc>
        <w:tc>
          <w:tcPr>
            <w:tcW w:w="2688" w:type="dxa"/>
            <w:tcBorders>
              <w:top w:val="single" w:sz="4" w:space="0" w:color="999999"/>
              <w:left w:val="single" w:sz="4" w:space="0" w:color="999999"/>
              <w:bottom w:val="single" w:sz="4" w:space="0" w:color="999999"/>
              <w:right w:val="single" w:sz="4" w:space="0" w:color="999999"/>
            </w:tcBorders>
          </w:tcPr>
          <w:p w14:paraId="29586381" w14:textId="77777777" w:rsidR="007937D9" w:rsidRDefault="00000000">
            <w:r>
              <w:rPr>
                <w:sz w:val="18"/>
              </w:rPr>
              <w:t>Other</w:t>
            </w:r>
          </w:p>
        </w:tc>
        <w:tc>
          <w:tcPr>
            <w:tcW w:w="4090" w:type="dxa"/>
            <w:tcBorders>
              <w:top w:val="single" w:sz="4" w:space="0" w:color="999999"/>
              <w:left w:val="single" w:sz="4" w:space="0" w:color="999999"/>
              <w:bottom w:val="single" w:sz="4" w:space="0" w:color="999999"/>
              <w:right w:val="single" w:sz="4" w:space="0" w:color="999999"/>
            </w:tcBorders>
          </w:tcPr>
          <w:p w14:paraId="3EEE0FD3" w14:textId="77777777" w:rsidR="007937D9" w:rsidRDefault="007937D9"/>
        </w:tc>
      </w:tr>
      <w:tr w:rsidR="007937D9" w14:paraId="4338BBF7"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6DA14320" w14:textId="77777777" w:rsidR="007937D9" w:rsidRDefault="00000000">
            <w:r>
              <w:rPr>
                <w:sz w:val="18"/>
              </w:rPr>
              <w:t>Event_Type</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5E991CE8" w14:textId="77777777" w:rsidR="007937D9" w:rsidRDefault="00000000">
            <w:r>
              <w:rPr>
                <w:sz w:val="18"/>
              </w:rPr>
              <w:t>Extension</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32F6DAE8" w14:textId="77777777" w:rsidR="007937D9" w:rsidRDefault="007937D9"/>
        </w:tc>
      </w:tr>
      <w:tr w:rsidR="007937D9" w14:paraId="61D062BF"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728FC9B8" w14:textId="77777777" w:rsidR="007937D9" w:rsidRDefault="00000000">
            <w:r>
              <w:rPr>
                <w:sz w:val="18"/>
              </w:rPr>
              <w:t>Event_Type</w:t>
            </w:r>
          </w:p>
        </w:tc>
        <w:tc>
          <w:tcPr>
            <w:tcW w:w="2688" w:type="dxa"/>
            <w:tcBorders>
              <w:top w:val="single" w:sz="4" w:space="0" w:color="999999"/>
              <w:left w:val="single" w:sz="4" w:space="0" w:color="999999"/>
              <w:bottom w:val="single" w:sz="4" w:space="0" w:color="999999"/>
              <w:right w:val="single" w:sz="4" w:space="0" w:color="999999"/>
            </w:tcBorders>
          </w:tcPr>
          <w:p w14:paraId="113A93A1" w14:textId="77777777" w:rsidR="007937D9" w:rsidRDefault="00000000">
            <w:r>
              <w:rPr>
                <w:sz w:val="18"/>
              </w:rPr>
              <w:t>Amendment</w:t>
            </w:r>
          </w:p>
        </w:tc>
        <w:tc>
          <w:tcPr>
            <w:tcW w:w="4090" w:type="dxa"/>
            <w:tcBorders>
              <w:top w:val="single" w:sz="4" w:space="0" w:color="999999"/>
              <w:left w:val="single" w:sz="4" w:space="0" w:color="999999"/>
              <w:bottom w:val="single" w:sz="4" w:space="0" w:color="999999"/>
              <w:right w:val="single" w:sz="4" w:space="0" w:color="999999"/>
            </w:tcBorders>
          </w:tcPr>
          <w:p w14:paraId="0F3E3DAA" w14:textId="77777777" w:rsidR="007937D9" w:rsidRDefault="007937D9"/>
        </w:tc>
      </w:tr>
      <w:tr w:rsidR="007937D9" w14:paraId="2689584E"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126917E0" w14:textId="77777777" w:rsidR="007937D9" w:rsidRDefault="00000000">
            <w:r>
              <w:rPr>
                <w:sz w:val="18"/>
              </w:rPr>
              <w:t>Event_Type</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64C5A1B9" w14:textId="77777777" w:rsidR="007937D9" w:rsidRDefault="00000000">
            <w:r>
              <w:rPr>
                <w:sz w:val="18"/>
              </w:rPr>
              <w:t>Hold</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0CDA1CA3" w14:textId="77777777" w:rsidR="007937D9" w:rsidRDefault="007937D9"/>
        </w:tc>
      </w:tr>
      <w:tr w:rsidR="007937D9" w14:paraId="5E498865"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7E0D7FEC" w14:textId="77777777" w:rsidR="007937D9" w:rsidRDefault="00000000">
            <w:r>
              <w:rPr>
                <w:sz w:val="18"/>
              </w:rPr>
              <w:t>Event_Type</w:t>
            </w:r>
          </w:p>
        </w:tc>
        <w:tc>
          <w:tcPr>
            <w:tcW w:w="2688" w:type="dxa"/>
            <w:tcBorders>
              <w:top w:val="single" w:sz="4" w:space="0" w:color="999999"/>
              <w:left w:val="single" w:sz="4" w:space="0" w:color="999999"/>
              <w:bottom w:val="single" w:sz="4" w:space="0" w:color="999999"/>
              <w:right w:val="single" w:sz="4" w:space="0" w:color="999999"/>
            </w:tcBorders>
          </w:tcPr>
          <w:p w14:paraId="66F18DE6" w14:textId="77777777" w:rsidR="007937D9" w:rsidRDefault="00000000">
            <w:r>
              <w:rPr>
                <w:sz w:val="18"/>
              </w:rPr>
              <w:t>Termination</w:t>
            </w:r>
          </w:p>
        </w:tc>
        <w:tc>
          <w:tcPr>
            <w:tcW w:w="4090" w:type="dxa"/>
            <w:tcBorders>
              <w:top w:val="single" w:sz="4" w:space="0" w:color="999999"/>
              <w:left w:val="single" w:sz="4" w:space="0" w:color="999999"/>
              <w:bottom w:val="single" w:sz="4" w:space="0" w:color="999999"/>
              <w:right w:val="single" w:sz="4" w:space="0" w:color="999999"/>
            </w:tcBorders>
          </w:tcPr>
          <w:p w14:paraId="5BDD927C" w14:textId="77777777" w:rsidR="007937D9" w:rsidRDefault="007937D9"/>
        </w:tc>
      </w:tr>
      <w:tr w:rsidR="007937D9" w14:paraId="5BE17A67"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4602735E" w14:textId="77777777" w:rsidR="007937D9" w:rsidRDefault="00000000">
            <w:r>
              <w:rPr>
                <w:sz w:val="18"/>
              </w:rPr>
              <w:t>Event_Type</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6710AD78" w14:textId="77777777" w:rsidR="007937D9" w:rsidRDefault="00000000">
            <w:r>
              <w:rPr>
                <w:sz w:val="18"/>
              </w:rPr>
              <w:t>Reinstatement</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05DBCA03" w14:textId="77777777" w:rsidR="007937D9" w:rsidRDefault="007937D9"/>
        </w:tc>
      </w:tr>
      <w:tr w:rsidR="007937D9" w14:paraId="6F482355" w14:textId="77777777" w:rsidTr="003C0541">
        <w:tc>
          <w:tcPr>
            <w:tcW w:w="2572" w:type="dxa"/>
            <w:tcBorders>
              <w:top w:val="single" w:sz="4" w:space="0" w:color="999999"/>
              <w:left w:val="single" w:sz="4" w:space="0" w:color="999999"/>
              <w:bottom w:val="single" w:sz="4" w:space="0" w:color="999999"/>
              <w:right w:val="single" w:sz="4" w:space="0" w:color="999999"/>
            </w:tcBorders>
          </w:tcPr>
          <w:p w14:paraId="7421ACCA" w14:textId="77777777" w:rsidR="007937D9" w:rsidRDefault="00000000">
            <w:r>
              <w:rPr>
                <w:sz w:val="18"/>
              </w:rPr>
              <w:t>Event_Type</w:t>
            </w:r>
          </w:p>
        </w:tc>
        <w:tc>
          <w:tcPr>
            <w:tcW w:w="2688" w:type="dxa"/>
            <w:tcBorders>
              <w:top w:val="single" w:sz="4" w:space="0" w:color="999999"/>
              <w:left w:val="single" w:sz="4" w:space="0" w:color="999999"/>
              <w:bottom w:val="single" w:sz="4" w:space="0" w:color="999999"/>
              <w:right w:val="single" w:sz="4" w:space="0" w:color="999999"/>
            </w:tcBorders>
          </w:tcPr>
          <w:p w14:paraId="4AEEA663" w14:textId="77777777" w:rsidR="007937D9" w:rsidRDefault="00000000">
            <w:r>
              <w:rPr>
                <w:sz w:val="18"/>
              </w:rPr>
              <w:t>Name Change</w:t>
            </w:r>
          </w:p>
        </w:tc>
        <w:tc>
          <w:tcPr>
            <w:tcW w:w="4090" w:type="dxa"/>
            <w:tcBorders>
              <w:top w:val="single" w:sz="4" w:space="0" w:color="999999"/>
              <w:left w:val="single" w:sz="4" w:space="0" w:color="999999"/>
              <w:bottom w:val="single" w:sz="4" w:space="0" w:color="999999"/>
              <w:right w:val="single" w:sz="4" w:space="0" w:color="999999"/>
            </w:tcBorders>
          </w:tcPr>
          <w:p w14:paraId="4071F81C" w14:textId="77777777" w:rsidR="007937D9" w:rsidRDefault="00000000">
            <w:r>
              <w:rPr>
                <w:sz w:val="18"/>
              </w:rPr>
              <w:t>Added v1.2</w:t>
            </w:r>
          </w:p>
        </w:tc>
      </w:tr>
      <w:tr w:rsidR="007937D9" w14:paraId="7D35C1B7" w14:textId="77777777" w:rsidTr="003C0541">
        <w:tc>
          <w:tcPr>
            <w:tcW w:w="2572" w:type="dxa"/>
            <w:tcBorders>
              <w:top w:val="single" w:sz="4" w:space="0" w:color="999999"/>
              <w:left w:val="single" w:sz="4" w:space="0" w:color="999999"/>
              <w:bottom w:val="single" w:sz="4" w:space="0" w:color="999999"/>
              <w:right w:val="single" w:sz="4" w:space="0" w:color="999999"/>
            </w:tcBorders>
            <w:shd w:val="clear" w:color="auto" w:fill="EBF2FA"/>
          </w:tcPr>
          <w:p w14:paraId="3D8079ED" w14:textId="77777777" w:rsidR="007937D9" w:rsidRDefault="00000000">
            <w:r>
              <w:rPr>
                <w:sz w:val="18"/>
              </w:rPr>
              <w:t>Event_Type</w:t>
            </w:r>
          </w:p>
        </w:tc>
        <w:tc>
          <w:tcPr>
            <w:tcW w:w="2688" w:type="dxa"/>
            <w:tcBorders>
              <w:top w:val="single" w:sz="4" w:space="0" w:color="999999"/>
              <w:left w:val="single" w:sz="4" w:space="0" w:color="999999"/>
              <w:bottom w:val="single" w:sz="4" w:space="0" w:color="999999"/>
              <w:right w:val="single" w:sz="4" w:space="0" w:color="999999"/>
            </w:tcBorders>
            <w:shd w:val="clear" w:color="auto" w:fill="EBF2FA"/>
          </w:tcPr>
          <w:p w14:paraId="04D2514B" w14:textId="77777777" w:rsidR="007937D9" w:rsidRDefault="00000000">
            <w:r>
              <w:rPr>
                <w:sz w:val="18"/>
              </w:rPr>
              <w:t>Activity Added</w:t>
            </w:r>
          </w:p>
        </w:tc>
        <w:tc>
          <w:tcPr>
            <w:tcW w:w="4090" w:type="dxa"/>
            <w:tcBorders>
              <w:top w:val="single" w:sz="4" w:space="0" w:color="999999"/>
              <w:left w:val="single" w:sz="4" w:space="0" w:color="999999"/>
              <w:bottom w:val="single" w:sz="4" w:space="0" w:color="999999"/>
              <w:right w:val="single" w:sz="4" w:space="0" w:color="999999"/>
            </w:tcBorders>
            <w:shd w:val="clear" w:color="auto" w:fill="EBF2FA"/>
          </w:tcPr>
          <w:p w14:paraId="138555B5" w14:textId="77777777" w:rsidR="007937D9" w:rsidRDefault="00000000">
            <w:r>
              <w:rPr>
                <w:sz w:val="18"/>
              </w:rPr>
              <w:t>Added v1.2</w:t>
            </w:r>
          </w:p>
        </w:tc>
      </w:tr>
      <w:tr w:rsidR="003C0541" w14:paraId="01E14AC9" w14:textId="77777777" w:rsidTr="004B3F4F">
        <w:tc>
          <w:tcPr>
            <w:tcW w:w="2572" w:type="dxa"/>
            <w:tcBorders>
              <w:top w:val="single" w:sz="4" w:space="0" w:color="999999"/>
              <w:left w:val="single" w:sz="4" w:space="0" w:color="999999"/>
              <w:bottom w:val="single" w:sz="4" w:space="0" w:color="999999"/>
              <w:right w:val="single" w:sz="4" w:space="0" w:color="999999"/>
            </w:tcBorders>
          </w:tcPr>
          <w:p w14:paraId="35A394A5" w14:textId="6EA99D32" w:rsidR="003C0541" w:rsidRDefault="003C0541" w:rsidP="003C0541">
            <w:pPr>
              <w:rPr>
                <w:sz w:val="18"/>
              </w:rPr>
            </w:pPr>
            <w:proofErr w:type="spellStart"/>
            <w:r>
              <w:rPr>
                <w:sz w:val="18"/>
              </w:rPr>
              <w:t>Event_Type</w:t>
            </w:r>
            <w:proofErr w:type="spellEnd"/>
          </w:p>
        </w:tc>
        <w:tc>
          <w:tcPr>
            <w:tcW w:w="2688" w:type="dxa"/>
            <w:tcBorders>
              <w:top w:val="single" w:sz="4" w:space="0" w:color="999999"/>
              <w:left w:val="single" w:sz="4" w:space="0" w:color="999999"/>
              <w:bottom w:val="single" w:sz="4" w:space="0" w:color="999999"/>
              <w:right w:val="single" w:sz="4" w:space="0" w:color="999999"/>
            </w:tcBorders>
          </w:tcPr>
          <w:p w14:paraId="5F8A5BFA" w14:textId="7C008C75" w:rsidR="003C0541" w:rsidRDefault="003C0541" w:rsidP="003C0541">
            <w:pPr>
              <w:rPr>
                <w:sz w:val="18"/>
              </w:rPr>
            </w:pPr>
            <w:r>
              <w:rPr>
                <w:sz w:val="18"/>
              </w:rPr>
              <w:t>Activity Deactivated</w:t>
            </w:r>
          </w:p>
        </w:tc>
        <w:tc>
          <w:tcPr>
            <w:tcW w:w="4090" w:type="dxa"/>
            <w:tcBorders>
              <w:top w:val="single" w:sz="4" w:space="0" w:color="999999"/>
              <w:left w:val="single" w:sz="4" w:space="0" w:color="999999"/>
              <w:bottom w:val="single" w:sz="4" w:space="0" w:color="999999"/>
              <w:right w:val="single" w:sz="4" w:space="0" w:color="999999"/>
            </w:tcBorders>
          </w:tcPr>
          <w:p w14:paraId="59F75E16" w14:textId="3C196A1A" w:rsidR="003C0541" w:rsidRDefault="003C0541" w:rsidP="003C0541">
            <w:pPr>
              <w:rPr>
                <w:sz w:val="18"/>
              </w:rPr>
            </w:pPr>
            <w:r>
              <w:rPr>
                <w:sz w:val="18"/>
              </w:rPr>
              <w:t>Added v1.2</w:t>
            </w:r>
          </w:p>
        </w:tc>
      </w:tr>
      <w:tr w:rsidR="004B3F4F" w14:paraId="121E050A" w14:textId="77777777" w:rsidTr="00C71C4D">
        <w:tc>
          <w:tcPr>
            <w:tcW w:w="2572"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69888F56" w14:textId="773EE259" w:rsidR="004B3F4F" w:rsidRPr="004B3F4F" w:rsidRDefault="004B3F4F" w:rsidP="004B3F4F">
            <w:pPr>
              <w:rPr>
                <w:sz w:val="18"/>
                <w:szCs w:val="20"/>
              </w:rPr>
            </w:pPr>
            <w:proofErr w:type="spellStart"/>
            <w:r w:rsidRPr="004B3F4F">
              <w:rPr>
                <w:sz w:val="18"/>
                <w:szCs w:val="20"/>
              </w:rPr>
              <w:t>Output_Type</w:t>
            </w:r>
            <w:proofErr w:type="spellEnd"/>
          </w:p>
        </w:tc>
        <w:tc>
          <w:tcPr>
            <w:tcW w:w="2688"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36EFB51A" w14:textId="427E72DB" w:rsidR="004B3F4F" w:rsidRPr="004B3F4F" w:rsidRDefault="004B3F4F" w:rsidP="004B3F4F">
            <w:pPr>
              <w:rPr>
                <w:sz w:val="18"/>
                <w:szCs w:val="20"/>
              </w:rPr>
            </w:pPr>
            <w:r w:rsidRPr="004B3F4F">
              <w:rPr>
                <w:sz w:val="18"/>
                <w:szCs w:val="20"/>
              </w:rPr>
              <w:t>Presentation</w:t>
            </w:r>
          </w:p>
        </w:tc>
        <w:tc>
          <w:tcPr>
            <w:tcW w:w="4090"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25037EA3" w14:textId="08092596" w:rsidR="004B3F4F" w:rsidRPr="004B3F4F" w:rsidRDefault="004B3F4F" w:rsidP="004B3F4F">
            <w:pPr>
              <w:rPr>
                <w:sz w:val="18"/>
                <w:szCs w:val="20"/>
              </w:rPr>
            </w:pPr>
            <w:r w:rsidRPr="004B3F4F">
              <w:rPr>
                <w:sz w:val="18"/>
                <w:szCs w:val="20"/>
              </w:rPr>
              <w:t>Added v1.4</w:t>
            </w:r>
          </w:p>
        </w:tc>
      </w:tr>
      <w:tr w:rsidR="004B3F4F" w14:paraId="3EDC9429" w14:textId="77777777" w:rsidTr="004B3F4F">
        <w:tc>
          <w:tcPr>
            <w:tcW w:w="2572" w:type="dxa"/>
            <w:tcBorders>
              <w:top w:val="single" w:sz="4" w:space="0" w:color="999999"/>
              <w:left w:val="single" w:sz="4" w:space="0" w:color="999999"/>
              <w:bottom w:val="single" w:sz="4" w:space="0" w:color="999999"/>
              <w:right w:val="single" w:sz="4" w:space="0" w:color="999999"/>
            </w:tcBorders>
            <w:vAlign w:val="center"/>
          </w:tcPr>
          <w:p w14:paraId="3C6EB3FA" w14:textId="61F39FCA" w:rsidR="004B3F4F" w:rsidRPr="004B3F4F" w:rsidRDefault="004B3F4F" w:rsidP="004B3F4F">
            <w:pPr>
              <w:rPr>
                <w:sz w:val="18"/>
                <w:szCs w:val="20"/>
              </w:rPr>
            </w:pPr>
            <w:proofErr w:type="spellStart"/>
            <w:r w:rsidRPr="004B3F4F">
              <w:rPr>
                <w:sz w:val="18"/>
                <w:szCs w:val="20"/>
              </w:rPr>
              <w:t>Output_Type</w:t>
            </w:r>
            <w:proofErr w:type="spellEnd"/>
          </w:p>
        </w:tc>
        <w:tc>
          <w:tcPr>
            <w:tcW w:w="2688" w:type="dxa"/>
            <w:tcBorders>
              <w:top w:val="single" w:sz="4" w:space="0" w:color="999999"/>
              <w:left w:val="single" w:sz="4" w:space="0" w:color="999999"/>
              <w:bottom w:val="single" w:sz="4" w:space="0" w:color="999999"/>
              <w:right w:val="single" w:sz="4" w:space="0" w:color="999999"/>
            </w:tcBorders>
            <w:vAlign w:val="center"/>
          </w:tcPr>
          <w:p w14:paraId="7DFB5F86" w14:textId="5A460057" w:rsidR="004B3F4F" w:rsidRPr="004B3F4F" w:rsidRDefault="004B3F4F" w:rsidP="004B3F4F">
            <w:pPr>
              <w:rPr>
                <w:sz w:val="18"/>
                <w:szCs w:val="20"/>
              </w:rPr>
            </w:pPr>
            <w:r w:rsidRPr="004B3F4F">
              <w:rPr>
                <w:sz w:val="18"/>
                <w:szCs w:val="20"/>
              </w:rPr>
              <w:t>Consultation</w:t>
            </w:r>
          </w:p>
        </w:tc>
        <w:tc>
          <w:tcPr>
            <w:tcW w:w="4090" w:type="dxa"/>
            <w:tcBorders>
              <w:top w:val="single" w:sz="4" w:space="0" w:color="999999"/>
              <w:left w:val="single" w:sz="4" w:space="0" w:color="999999"/>
              <w:bottom w:val="single" w:sz="4" w:space="0" w:color="999999"/>
              <w:right w:val="single" w:sz="4" w:space="0" w:color="999999"/>
            </w:tcBorders>
            <w:vAlign w:val="center"/>
          </w:tcPr>
          <w:p w14:paraId="2F8C927D" w14:textId="4A880264" w:rsidR="004B3F4F" w:rsidRPr="004B3F4F" w:rsidRDefault="004B3F4F" w:rsidP="004B3F4F">
            <w:pPr>
              <w:rPr>
                <w:sz w:val="18"/>
                <w:szCs w:val="20"/>
              </w:rPr>
            </w:pPr>
            <w:r w:rsidRPr="004B3F4F">
              <w:rPr>
                <w:sz w:val="18"/>
                <w:szCs w:val="20"/>
              </w:rPr>
              <w:t>Added v1.4</w:t>
            </w:r>
          </w:p>
        </w:tc>
      </w:tr>
      <w:tr w:rsidR="004B3F4F" w14:paraId="052F0C3C" w14:textId="77777777" w:rsidTr="00C71C4D">
        <w:tc>
          <w:tcPr>
            <w:tcW w:w="2572"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3D5C2FDB" w14:textId="5ED088AC" w:rsidR="004B3F4F" w:rsidRPr="004B3F4F" w:rsidRDefault="004B3F4F" w:rsidP="004B3F4F">
            <w:pPr>
              <w:rPr>
                <w:sz w:val="18"/>
                <w:szCs w:val="20"/>
              </w:rPr>
            </w:pPr>
            <w:proofErr w:type="spellStart"/>
            <w:r w:rsidRPr="004B3F4F">
              <w:rPr>
                <w:sz w:val="18"/>
                <w:szCs w:val="20"/>
              </w:rPr>
              <w:t>Output_Type</w:t>
            </w:r>
            <w:proofErr w:type="spellEnd"/>
          </w:p>
        </w:tc>
        <w:tc>
          <w:tcPr>
            <w:tcW w:w="2688"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14A4A8F9" w14:textId="0118203B" w:rsidR="004B3F4F" w:rsidRPr="004B3F4F" w:rsidRDefault="004B3F4F" w:rsidP="004B3F4F">
            <w:pPr>
              <w:rPr>
                <w:sz w:val="18"/>
                <w:szCs w:val="20"/>
              </w:rPr>
            </w:pPr>
            <w:r w:rsidRPr="004B3F4F">
              <w:rPr>
                <w:sz w:val="18"/>
                <w:szCs w:val="20"/>
              </w:rPr>
              <w:t>Workshop or Training</w:t>
            </w:r>
          </w:p>
        </w:tc>
        <w:tc>
          <w:tcPr>
            <w:tcW w:w="4090"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0BF305B8" w14:textId="15992092" w:rsidR="004B3F4F" w:rsidRPr="004B3F4F" w:rsidRDefault="004B3F4F" w:rsidP="004B3F4F">
            <w:pPr>
              <w:rPr>
                <w:sz w:val="18"/>
                <w:szCs w:val="20"/>
              </w:rPr>
            </w:pPr>
            <w:r w:rsidRPr="004B3F4F">
              <w:rPr>
                <w:sz w:val="18"/>
                <w:szCs w:val="20"/>
              </w:rPr>
              <w:t>Added v1.4</w:t>
            </w:r>
          </w:p>
        </w:tc>
      </w:tr>
      <w:tr w:rsidR="004B3F4F" w14:paraId="58BD7E37" w14:textId="77777777" w:rsidTr="004B3F4F">
        <w:tc>
          <w:tcPr>
            <w:tcW w:w="2572" w:type="dxa"/>
            <w:tcBorders>
              <w:top w:val="single" w:sz="4" w:space="0" w:color="999999"/>
              <w:left w:val="single" w:sz="4" w:space="0" w:color="999999"/>
              <w:bottom w:val="single" w:sz="4" w:space="0" w:color="999999"/>
              <w:right w:val="single" w:sz="4" w:space="0" w:color="999999"/>
            </w:tcBorders>
            <w:vAlign w:val="center"/>
          </w:tcPr>
          <w:p w14:paraId="33F47533" w14:textId="2E83502A" w:rsidR="004B3F4F" w:rsidRPr="004B3F4F" w:rsidRDefault="004B3F4F" w:rsidP="004B3F4F">
            <w:pPr>
              <w:rPr>
                <w:sz w:val="18"/>
                <w:szCs w:val="20"/>
              </w:rPr>
            </w:pPr>
            <w:proofErr w:type="spellStart"/>
            <w:r w:rsidRPr="004B3F4F">
              <w:rPr>
                <w:sz w:val="18"/>
                <w:szCs w:val="20"/>
              </w:rPr>
              <w:t>Output_Type</w:t>
            </w:r>
            <w:proofErr w:type="spellEnd"/>
          </w:p>
        </w:tc>
        <w:tc>
          <w:tcPr>
            <w:tcW w:w="2688" w:type="dxa"/>
            <w:tcBorders>
              <w:top w:val="single" w:sz="4" w:space="0" w:color="999999"/>
              <w:left w:val="single" w:sz="4" w:space="0" w:color="999999"/>
              <w:bottom w:val="single" w:sz="4" w:space="0" w:color="999999"/>
              <w:right w:val="single" w:sz="4" w:space="0" w:color="999999"/>
            </w:tcBorders>
            <w:vAlign w:val="center"/>
          </w:tcPr>
          <w:p w14:paraId="4440EBCF" w14:textId="7EA73967" w:rsidR="004B3F4F" w:rsidRPr="004B3F4F" w:rsidRDefault="004B3F4F" w:rsidP="004B3F4F">
            <w:pPr>
              <w:rPr>
                <w:sz w:val="18"/>
                <w:szCs w:val="20"/>
              </w:rPr>
            </w:pPr>
            <w:r w:rsidRPr="004B3F4F">
              <w:rPr>
                <w:sz w:val="18"/>
                <w:szCs w:val="20"/>
              </w:rPr>
              <w:t>Webinar</w:t>
            </w:r>
          </w:p>
        </w:tc>
        <w:tc>
          <w:tcPr>
            <w:tcW w:w="4090" w:type="dxa"/>
            <w:tcBorders>
              <w:top w:val="single" w:sz="4" w:space="0" w:color="999999"/>
              <w:left w:val="single" w:sz="4" w:space="0" w:color="999999"/>
              <w:bottom w:val="single" w:sz="4" w:space="0" w:color="999999"/>
              <w:right w:val="single" w:sz="4" w:space="0" w:color="999999"/>
            </w:tcBorders>
            <w:vAlign w:val="center"/>
          </w:tcPr>
          <w:p w14:paraId="09A34C94" w14:textId="70521A51" w:rsidR="004B3F4F" w:rsidRPr="004B3F4F" w:rsidRDefault="004B3F4F" w:rsidP="004B3F4F">
            <w:pPr>
              <w:rPr>
                <w:sz w:val="18"/>
                <w:szCs w:val="20"/>
              </w:rPr>
            </w:pPr>
            <w:r w:rsidRPr="004B3F4F">
              <w:rPr>
                <w:sz w:val="18"/>
                <w:szCs w:val="20"/>
              </w:rPr>
              <w:t>Added v1.4</w:t>
            </w:r>
          </w:p>
        </w:tc>
      </w:tr>
      <w:tr w:rsidR="004B3F4F" w14:paraId="2B2F6073" w14:textId="77777777" w:rsidTr="00C71C4D">
        <w:tc>
          <w:tcPr>
            <w:tcW w:w="2572"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0C48CFD3" w14:textId="18C87B42" w:rsidR="004B3F4F" w:rsidRPr="004B3F4F" w:rsidRDefault="004B3F4F" w:rsidP="004B3F4F">
            <w:pPr>
              <w:rPr>
                <w:sz w:val="18"/>
                <w:szCs w:val="20"/>
              </w:rPr>
            </w:pPr>
            <w:proofErr w:type="spellStart"/>
            <w:r w:rsidRPr="004B3F4F">
              <w:rPr>
                <w:sz w:val="18"/>
                <w:szCs w:val="20"/>
              </w:rPr>
              <w:t>Output_Type</w:t>
            </w:r>
            <w:proofErr w:type="spellEnd"/>
          </w:p>
        </w:tc>
        <w:tc>
          <w:tcPr>
            <w:tcW w:w="2688"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60599310" w14:textId="5E2D40C2" w:rsidR="004B3F4F" w:rsidRPr="004B3F4F" w:rsidRDefault="004B3F4F" w:rsidP="004B3F4F">
            <w:pPr>
              <w:rPr>
                <w:sz w:val="18"/>
                <w:szCs w:val="20"/>
              </w:rPr>
            </w:pPr>
            <w:r w:rsidRPr="004B3F4F">
              <w:rPr>
                <w:sz w:val="18"/>
                <w:szCs w:val="20"/>
              </w:rPr>
              <w:t>Report or Publication</w:t>
            </w:r>
          </w:p>
        </w:tc>
        <w:tc>
          <w:tcPr>
            <w:tcW w:w="4090"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676BBC9A" w14:textId="091A2BA5" w:rsidR="004B3F4F" w:rsidRPr="004B3F4F" w:rsidRDefault="004B3F4F" w:rsidP="004B3F4F">
            <w:pPr>
              <w:rPr>
                <w:sz w:val="18"/>
                <w:szCs w:val="20"/>
              </w:rPr>
            </w:pPr>
            <w:r w:rsidRPr="004B3F4F">
              <w:rPr>
                <w:sz w:val="18"/>
                <w:szCs w:val="20"/>
              </w:rPr>
              <w:t>Added v1.4</w:t>
            </w:r>
          </w:p>
        </w:tc>
      </w:tr>
      <w:tr w:rsidR="004B3F4F" w14:paraId="67406D43" w14:textId="77777777" w:rsidTr="004B3F4F">
        <w:tc>
          <w:tcPr>
            <w:tcW w:w="2572" w:type="dxa"/>
            <w:tcBorders>
              <w:top w:val="single" w:sz="4" w:space="0" w:color="999999"/>
              <w:left w:val="single" w:sz="4" w:space="0" w:color="999999"/>
              <w:bottom w:val="single" w:sz="4" w:space="0" w:color="999999"/>
              <w:right w:val="single" w:sz="4" w:space="0" w:color="999999"/>
            </w:tcBorders>
            <w:vAlign w:val="center"/>
          </w:tcPr>
          <w:p w14:paraId="68D575A6" w14:textId="4C091243" w:rsidR="004B3F4F" w:rsidRPr="004B3F4F" w:rsidRDefault="004B3F4F" w:rsidP="004B3F4F">
            <w:pPr>
              <w:rPr>
                <w:sz w:val="18"/>
                <w:szCs w:val="20"/>
              </w:rPr>
            </w:pPr>
            <w:proofErr w:type="spellStart"/>
            <w:r w:rsidRPr="004B3F4F">
              <w:rPr>
                <w:sz w:val="18"/>
                <w:szCs w:val="20"/>
              </w:rPr>
              <w:t>Output_Type</w:t>
            </w:r>
            <w:proofErr w:type="spellEnd"/>
          </w:p>
        </w:tc>
        <w:tc>
          <w:tcPr>
            <w:tcW w:w="2688" w:type="dxa"/>
            <w:tcBorders>
              <w:top w:val="single" w:sz="4" w:space="0" w:color="999999"/>
              <w:left w:val="single" w:sz="4" w:space="0" w:color="999999"/>
              <w:bottom w:val="single" w:sz="4" w:space="0" w:color="999999"/>
              <w:right w:val="single" w:sz="4" w:space="0" w:color="999999"/>
            </w:tcBorders>
            <w:vAlign w:val="center"/>
          </w:tcPr>
          <w:p w14:paraId="600F52E5" w14:textId="130E6C75" w:rsidR="004B3F4F" w:rsidRPr="004B3F4F" w:rsidRDefault="004B3F4F" w:rsidP="004B3F4F">
            <w:pPr>
              <w:rPr>
                <w:sz w:val="18"/>
                <w:szCs w:val="20"/>
              </w:rPr>
            </w:pPr>
            <w:r w:rsidRPr="004B3F4F">
              <w:rPr>
                <w:sz w:val="18"/>
                <w:szCs w:val="20"/>
              </w:rPr>
              <w:t>Committee Participation</w:t>
            </w:r>
          </w:p>
        </w:tc>
        <w:tc>
          <w:tcPr>
            <w:tcW w:w="4090" w:type="dxa"/>
            <w:tcBorders>
              <w:top w:val="single" w:sz="4" w:space="0" w:color="999999"/>
              <w:left w:val="single" w:sz="4" w:space="0" w:color="999999"/>
              <w:bottom w:val="single" w:sz="4" w:space="0" w:color="999999"/>
              <w:right w:val="single" w:sz="4" w:space="0" w:color="999999"/>
            </w:tcBorders>
            <w:vAlign w:val="center"/>
          </w:tcPr>
          <w:p w14:paraId="46EC031E" w14:textId="2B638F5C" w:rsidR="004B3F4F" w:rsidRPr="004B3F4F" w:rsidRDefault="004B3F4F" w:rsidP="004B3F4F">
            <w:pPr>
              <w:rPr>
                <w:sz w:val="18"/>
                <w:szCs w:val="20"/>
              </w:rPr>
            </w:pPr>
            <w:r w:rsidRPr="004B3F4F">
              <w:rPr>
                <w:sz w:val="18"/>
                <w:szCs w:val="20"/>
              </w:rPr>
              <w:t>Added v1.4</w:t>
            </w:r>
          </w:p>
        </w:tc>
      </w:tr>
      <w:tr w:rsidR="004B3F4F" w14:paraId="0071868E" w14:textId="77777777" w:rsidTr="00C71C4D">
        <w:tc>
          <w:tcPr>
            <w:tcW w:w="2572"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15F373A4" w14:textId="257F8182" w:rsidR="004B3F4F" w:rsidRPr="004B3F4F" w:rsidRDefault="004B3F4F" w:rsidP="004B3F4F">
            <w:pPr>
              <w:rPr>
                <w:sz w:val="18"/>
                <w:szCs w:val="20"/>
              </w:rPr>
            </w:pPr>
            <w:proofErr w:type="spellStart"/>
            <w:r w:rsidRPr="004B3F4F">
              <w:rPr>
                <w:sz w:val="18"/>
                <w:szCs w:val="20"/>
              </w:rPr>
              <w:t>Output_Type</w:t>
            </w:r>
            <w:proofErr w:type="spellEnd"/>
          </w:p>
        </w:tc>
        <w:tc>
          <w:tcPr>
            <w:tcW w:w="2688"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37A82642" w14:textId="27981DD6" w:rsidR="004B3F4F" w:rsidRPr="004B3F4F" w:rsidRDefault="004B3F4F" w:rsidP="004B3F4F">
            <w:pPr>
              <w:rPr>
                <w:sz w:val="18"/>
                <w:szCs w:val="20"/>
              </w:rPr>
            </w:pPr>
            <w:r w:rsidRPr="004B3F4F">
              <w:rPr>
                <w:sz w:val="18"/>
                <w:szCs w:val="20"/>
              </w:rPr>
              <w:t>Media or Communications</w:t>
            </w:r>
          </w:p>
        </w:tc>
        <w:tc>
          <w:tcPr>
            <w:tcW w:w="4090"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48D076FC" w14:textId="11BD6AC5" w:rsidR="004B3F4F" w:rsidRPr="004B3F4F" w:rsidRDefault="004B3F4F" w:rsidP="004B3F4F">
            <w:pPr>
              <w:rPr>
                <w:sz w:val="18"/>
                <w:szCs w:val="20"/>
              </w:rPr>
            </w:pPr>
            <w:r w:rsidRPr="004B3F4F">
              <w:rPr>
                <w:sz w:val="18"/>
                <w:szCs w:val="20"/>
              </w:rPr>
              <w:t>Added v1.4</w:t>
            </w:r>
          </w:p>
        </w:tc>
      </w:tr>
      <w:tr w:rsidR="004B3F4F" w14:paraId="0BF74C7F" w14:textId="77777777" w:rsidTr="004B3F4F">
        <w:tc>
          <w:tcPr>
            <w:tcW w:w="2572" w:type="dxa"/>
            <w:tcBorders>
              <w:top w:val="single" w:sz="4" w:space="0" w:color="999999"/>
              <w:left w:val="single" w:sz="4" w:space="0" w:color="999999"/>
              <w:bottom w:val="single" w:sz="4" w:space="0" w:color="999999"/>
              <w:right w:val="single" w:sz="4" w:space="0" w:color="999999"/>
            </w:tcBorders>
            <w:vAlign w:val="center"/>
          </w:tcPr>
          <w:p w14:paraId="500ED3E8" w14:textId="2AB5BABE" w:rsidR="004B3F4F" w:rsidRPr="004B3F4F" w:rsidRDefault="004B3F4F" w:rsidP="004B3F4F">
            <w:pPr>
              <w:rPr>
                <w:sz w:val="18"/>
                <w:szCs w:val="20"/>
              </w:rPr>
            </w:pPr>
            <w:proofErr w:type="spellStart"/>
            <w:r w:rsidRPr="004B3F4F">
              <w:rPr>
                <w:sz w:val="18"/>
                <w:szCs w:val="20"/>
              </w:rPr>
              <w:t>Output_Type</w:t>
            </w:r>
            <w:proofErr w:type="spellEnd"/>
          </w:p>
        </w:tc>
        <w:tc>
          <w:tcPr>
            <w:tcW w:w="2688" w:type="dxa"/>
            <w:tcBorders>
              <w:top w:val="single" w:sz="4" w:space="0" w:color="999999"/>
              <w:left w:val="single" w:sz="4" w:space="0" w:color="999999"/>
              <w:bottom w:val="single" w:sz="4" w:space="0" w:color="999999"/>
              <w:right w:val="single" w:sz="4" w:space="0" w:color="999999"/>
            </w:tcBorders>
            <w:vAlign w:val="center"/>
          </w:tcPr>
          <w:p w14:paraId="63E442DF" w14:textId="18C9E730" w:rsidR="004B3F4F" w:rsidRPr="004B3F4F" w:rsidRDefault="004B3F4F" w:rsidP="004B3F4F">
            <w:pPr>
              <w:rPr>
                <w:sz w:val="18"/>
                <w:szCs w:val="20"/>
              </w:rPr>
            </w:pPr>
            <w:r w:rsidRPr="004B3F4F">
              <w:rPr>
                <w:sz w:val="18"/>
                <w:szCs w:val="20"/>
              </w:rPr>
              <w:t>Other</w:t>
            </w:r>
          </w:p>
        </w:tc>
        <w:tc>
          <w:tcPr>
            <w:tcW w:w="4090" w:type="dxa"/>
            <w:tcBorders>
              <w:top w:val="single" w:sz="4" w:space="0" w:color="999999"/>
              <w:left w:val="single" w:sz="4" w:space="0" w:color="999999"/>
              <w:bottom w:val="single" w:sz="4" w:space="0" w:color="999999"/>
              <w:right w:val="single" w:sz="4" w:space="0" w:color="999999"/>
            </w:tcBorders>
            <w:vAlign w:val="center"/>
          </w:tcPr>
          <w:p w14:paraId="46E64BD0" w14:textId="14B6DFF3" w:rsidR="004B3F4F" w:rsidRPr="004B3F4F" w:rsidRDefault="004B3F4F" w:rsidP="004B3F4F">
            <w:pPr>
              <w:rPr>
                <w:sz w:val="18"/>
                <w:szCs w:val="20"/>
              </w:rPr>
            </w:pPr>
            <w:r w:rsidRPr="004B3F4F">
              <w:rPr>
                <w:sz w:val="18"/>
                <w:szCs w:val="20"/>
              </w:rPr>
              <w:t>Added v1.4</w:t>
            </w:r>
          </w:p>
        </w:tc>
      </w:tr>
    </w:tbl>
    <w:p w14:paraId="220E8EEF" w14:textId="77777777" w:rsidR="007937D9" w:rsidRDefault="00000000">
      <w:r>
        <w:br w:type="page"/>
      </w:r>
    </w:p>
    <w:p w14:paraId="238E3055" w14:textId="77777777" w:rsidR="007937D9" w:rsidRDefault="00000000">
      <w:pPr>
        <w:pStyle w:val="Heading1"/>
      </w:pPr>
      <w:bookmarkStart w:id="104" w:name="_Toc230083209"/>
      <w:r>
        <w:lastRenderedPageBreak/>
        <w:t>7. Open Items and Pending Decisions</w:t>
      </w:r>
      <w:bookmarkEnd w:id="104"/>
    </w:p>
    <w:tbl>
      <w:tblPr>
        <w:tblStyle w:val="TableGrid"/>
        <w:tblW w:w="0" w:type="auto"/>
        <w:tblLook w:val="04A0" w:firstRow="1" w:lastRow="0" w:firstColumn="1" w:lastColumn="0" w:noHBand="0" w:noVBand="1"/>
      </w:tblPr>
      <w:tblGrid>
        <w:gridCol w:w="2724"/>
        <w:gridCol w:w="4497"/>
        <w:gridCol w:w="2129"/>
      </w:tblGrid>
      <w:tr w:rsidR="007937D9" w14:paraId="18C41933" w14:textId="77777777" w:rsidTr="00241939">
        <w:tc>
          <w:tcPr>
            <w:tcW w:w="2724" w:type="dxa"/>
            <w:tcBorders>
              <w:top w:val="single" w:sz="4" w:space="0" w:color="2E5E8E"/>
              <w:left w:val="single" w:sz="4" w:space="0" w:color="2E5E8E"/>
              <w:bottom w:val="single" w:sz="4" w:space="0" w:color="2E5E8E"/>
              <w:right w:val="single" w:sz="4" w:space="0" w:color="2E5E8E"/>
            </w:tcBorders>
            <w:shd w:val="clear" w:color="auto" w:fill="2E5E8E"/>
          </w:tcPr>
          <w:p w14:paraId="20E0E7A0" w14:textId="77777777" w:rsidR="007937D9" w:rsidRDefault="00000000">
            <w:pPr>
              <w:jc w:val="center"/>
            </w:pPr>
            <w:r>
              <w:rPr>
                <w:b/>
                <w:color w:val="FFFFFF"/>
                <w:sz w:val="18"/>
              </w:rPr>
              <w:t>Item</w:t>
            </w:r>
          </w:p>
        </w:tc>
        <w:tc>
          <w:tcPr>
            <w:tcW w:w="4497" w:type="dxa"/>
            <w:tcBorders>
              <w:top w:val="single" w:sz="4" w:space="0" w:color="2E5E8E"/>
              <w:left w:val="single" w:sz="4" w:space="0" w:color="2E5E8E"/>
              <w:bottom w:val="single" w:sz="4" w:space="0" w:color="2E5E8E"/>
              <w:right w:val="single" w:sz="4" w:space="0" w:color="2E5E8E"/>
            </w:tcBorders>
            <w:shd w:val="clear" w:color="auto" w:fill="2E5E8E"/>
          </w:tcPr>
          <w:p w14:paraId="6F22A82F" w14:textId="77777777" w:rsidR="007937D9" w:rsidRDefault="00000000">
            <w:pPr>
              <w:jc w:val="center"/>
            </w:pPr>
            <w:r>
              <w:rPr>
                <w:b/>
                <w:color w:val="FFFFFF"/>
                <w:sz w:val="18"/>
              </w:rPr>
              <w:t>Description</w:t>
            </w:r>
          </w:p>
        </w:tc>
        <w:tc>
          <w:tcPr>
            <w:tcW w:w="2129" w:type="dxa"/>
            <w:tcBorders>
              <w:top w:val="single" w:sz="4" w:space="0" w:color="2E5E8E"/>
              <w:left w:val="single" w:sz="4" w:space="0" w:color="2E5E8E"/>
              <w:bottom w:val="single" w:sz="4" w:space="0" w:color="2E5E8E"/>
              <w:right w:val="single" w:sz="4" w:space="0" w:color="2E5E8E"/>
            </w:tcBorders>
            <w:shd w:val="clear" w:color="auto" w:fill="2E5E8E"/>
          </w:tcPr>
          <w:p w14:paraId="1F9B02B8" w14:textId="77777777" w:rsidR="007937D9" w:rsidRDefault="00000000">
            <w:pPr>
              <w:jc w:val="center"/>
            </w:pPr>
            <w:r>
              <w:rPr>
                <w:b/>
                <w:color w:val="FFFFFF"/>
                <w:sz w:val="18"/>
              </w:rPr>
              <w:t>Status</w:t>
            </w:r>
          </w:p>
        </w:tc>
      </w:tr>
      <w:tr w:rsidR="007937D9" w14:paraId="3050DE27" w14:textId="77777777" w:rsidTr="00241939">
        <w:tc>
          <w:tcPr>
            <w:tcW w:w="2724" w:type="dxa"/>
            <w:tcBorders>
              <w:top w:val="single" w:sz="4" w:space="0" w:color="999999"/>
              <w:left w:val="single" w:sz="4" w:space="0" w:color="999999"/>
              <w:bottom w:val="single" w:sz="4" w:space="0" w:color="999999"/>
              <w:right w:val="single" w:sz="4" w:space="0" w:color="999999"/>
            </w:tcBorders>
          </w:tcPr>
          <w:p w14:paraId="36077087" w14:textId="77777777" w:rsidR="007937D9" w:rsidRPr="00F62E80" w:rsidRDefault="00000000">
            <w:pPr>
              <w:rPr>
                <w:rFonts w:cs="Calibri"/>
                <w:sz w:val="18"/>
                <w:szCs w:val="18"/>
              </w:rPr>
            </w:pPr>
            <w:r w:rsidRPr="00F62E80">
              <w:rPr>
                <w:rFonts w:cs="Calibri"/>
                <w:sz w:val="18"/>
                <w:szCs w:val="18"/>
              </w:rPr>
              <w:t>AHS Zone / Health Corridors</w:t>
            </w:r>
          </w:p>
        </w:tc>
        <w:tc>
          <w:tcPr>
            <w:tcW w:w="4497" w:type="dxa"/>
            <w:tcBorders>
              <w:top w:val="single" w:sz="4" w:space="0" w:color="999999"/>
              <w:left w:val="single" w:sz="4" w:space="0" w:color="999999"/>
              <w:bottom w:val="single" w:sz="4" w:space="0" w:color="999999"/>
              <w:right w:val="single" w:sz="4" w:space="0" w:color="999999"/>
            </w:tcBorders>
          </w:tcPr>
          <w:p w14:paraId="5674AAF5" w14:textId="77777777" w:rsidR="007937D9" w:rsidRPr="00F62E80" w:rsidRDefault="00000000">
            <w:pPr>
              <w:rPr>
                <w:rFonts w:cs="Calibri"/>
                <w:sz w:val="18"/>
                <w:szCs w:val="18"/>
              </w:rPr>
            </w:pPr>
            <w:r w:rsidRPr="00F62E80">
              <w:rPr>
                <w:rFonts w:cs="Calibri"/>
                <w:sz w:val="18"/>
                <w:szCs w:val="18"/>
              </w:rPr>
              <w:t>Renamed to Health_Corridor in v1.1; corridor values incorporated.</w:t>
            </w:r>
          </w:p>
        </w:tc>
        <w:tc>
          <w:tcPr>
            <w:tcW w:w="2129" w:type="dxa"/>
            <w:tcBorders>
              <w:top w:val="single" w:sz="4" w:space="0" w:color="999999"/>
              <w:left w:val="single" w:sz="4" w:space="0" w:color="999999"/>
              <w:bottom w:val="single" w:sz="4" w:space="0" w:color="999999"/>
              <w:right w:val="single" w:sz="4" w:space="0" w:color="999999"/>
            </w:tcBorders>
          </w:tcPr>
          <w:p w14:paraId="54CF5085" w14:textId="77777777" w:rsidR="007937D9" w:rsidRPr="00F62E80" w:rsidRDefault="00000000">
            <w:pPr>
              <w:rPr>
                <w:rFonts w:cs="Calibri"/>
                <w:sz w:val="18"/>
                <w:szCs w:val="18"/>
              </w:rPr>
            </w:pPr>
            <w:r w:rsidRPr="00F62E80">
              <w:rPr>
                <w:rFonts w:cs="Calibri"/>
                <w:sz w:val="18"/>
                <w:szCs w:val="18"/>
              </w:rPr>
              <w:t>RESOLVED in v1.1</w:t>
            </w:r>
          </w:p>
        </w:tc>
      </w:tr>
      <w:tr w:rsidR="007937D9" w14:paraId="04902CE1" w14:textId="77777777" w:rsidTr="00241939">
        <w:tc>
          <w:tcPr>
            <w:tcW w:w="2724" w:type="dxa"/>
            <w:tcBorders>
              <w:top w:val="single" w:sz="4" w:space="0" w:color="999999"/>
              <w:left w:val="single" w:sz="4" w:space="0" w:color="999999"/>
              <w:bottom w:val="single" w:sz="4" w:space="0" w:color="999999"/>
              <w:right w:val="single" w:sz="4" w:space="0" w:color="999999"/>
            </w:tcBorders>
            <w:shd w:val="clear" w:color="auto" w:fill="EBF2FA"/>
          </w:tcPr>
          <w:p w14:paraId="29673DDC" w14:textId="77777777" w:rsidR="007937D9" w:rsidRPr="00F62E80" w:rsidRDefault="00000000">
            <w:pPr>
              <w:rPr>
                <w:rFonts w:cs="Calibri"/>
                <w:sz w:val="18"/>
                <w:szCs w:val="18"/>
              </w:rPr>
            </w:pPr>
            <w:r w:rsidRPr="00F62E80">
              <w:rPr>
                <w:rFonts w:cs="Calibri"/>
                <w:sz w:val="18"/>
                <w:szCs w:val="18"/>
              </w:rPr>
              <w:t>Disbursement_Structure values</w:t>
            </w:r>
          </w:p>
        </w:tc>
        <w:tc>
          <w:tcPr>
            <w:tcW w:w="4497" w:type="dxa"/>
            <w:tcBorders>
              <w:top w:val="single" w:sz="4" w:space="0" w:color="999999"/>
              <w:left w:val="single" w:sz="4" w:space="0" w:color="999999"/>
              <w:bottom w:val="single" w:sz="4" w:space="0" w:color="999999"/>
              <w:right w:val="single" w:sz="4" w:space="0" w:color="999999"/>
            </w:tcBorders>
            <w:shd w:val="clear" w:color="auto" w:fill="EBF2FA"/>
          </w:tcPr>
          <w:p w14:paraId="78BCE388" w14:textId="77777777" w:rsidR="007937D9" w:rsidRPr="00F62E80" w:rsidRDefault="00000000">
            <w:pPr>
              <w:rPr>
                <w:rFonts w:cs="Calibri"/>
                <w:sz w:val="18"/>
                <w:szCs w:val="18"/>
              </w:rPr>
            </w:pPr>
            <w:r w:rsidRPr="00F62E80">
              <w:rPr>
                <w:rFonts w:cs="Calibri"/>
                <w:sz w:val="18"/>
                <w:szCs w:val="18"/>
              </w:rPr>
              <w:t>Confirm with admin all structures currently in use.</w:t>
            </w:r>
          </w:p>
        </w:tc>
        <w:tc>
          <w:tcPr>
            <w:tcW w:w="2129" w:type="dxa"/>
            <w:tcBorders>
              <w:top w:val="single" w:sz="4" w:space="0" w:color="999999"/>
              <w:left w:val="single" w:sz="4" w:space="0" w:color="999999"/>
              <w:bottom w:val="single" w:sz="4" w:space="0" w:color="999999"/>
              <w:right w:val="single" w:sz="4" w:space="0" w:color="999999"/>
            </w:tcBorders>
            <w:shd w:val="clear" w:color="auto" w:fill="EBF2FA"/>
          </w:tcPr>
          <w:p w14:paraId="0171C49B" w14:textId="77777777" w:rsidR="007937D9" w:rsidRPr="00F62E80" w:rsidRDefault="00000000">
            <w:pPr>
              <w:rPr>
                <w:rFonts w:cs="Calibri"/>
                <w:sz w:val="18"/>
                <w:szCs w:val="18"/>
              </w:rPr>
            </w:pPr>
            <w:r w:rsidRPr="00F62E80">
              <w:rPr>
                <w:rFonts w:cs="Calibri"/>
                <w:sz w:val="18"/>
                <w:szCs w:val="18"/>
              </w:rPr>
              <w:t>Confirm with admin</w:t>
            </w:r>
          </w:p>
        </w:tc>
      </w:tr>
      <w:tr w:rsidR="007937D9" w14:paraId="3A87D2FE" w14:textId="77777777" w:rsidTr="00241939">
        <w:tc>
          <w:tcPr>
            <w:tcW w:w="2724" w:type="dxa"/>
            <w:tcBorders>
              <w:top w:val="single" w:sz="4" w:space="0" w:color="999999"/>
              <w:left w:val="single" w:sz="4" w:space="0" w:color="999999"/>
              <w:bottom w:val="single" w:sz="4" w:space="0" w:color="999999"/>
              <w:right w:val="single" w:sz="4" w:space="0" w:color="999999"/>
            </w:tcBorders>
          </w:tcPr>
          <w:p w14:paraId="2A165A8E" w14:textId="77777777" w:rsidR="007937D9" w:rsidRPr="00F62E80" w:rsidRDefault="00000000">
            <w:pPr>
              <w:rPr>
                <w:rFonts w:cs="Calibri"/>
                <w:sz w:val="18"/>
                <w:szCs w:val="18"/>
              </w:rPr>
            </w:pPr>
            <w:r w:rsidRPr="00F62E80">
              <w:rPr>
                <w:rFonts w:cs="Calibri"/>
                <w:sz w:val="18"/>
                <w:szCs w:val="18"/>
              </w:rPr>
              <w:t>Financial field confirmation</w:t>
            </w:r>
          </w:p>
        </w:tc>
        <w:tc>
          <w:tcPr>
            <w:tcW w:w="4497" w:type="dxa"/>
            <w:tcBorders>
              <w:top w:val="single" w:sz="4" w:space="0" w:color="999999"/>
              <w:left w:val="single" w:sz="4" w:space="0" w:color="999999"/>
              <w:bottom w:val="single" w:sz="4" w:space="0" w:color="999999"/>
              <w:right w:val="single" w:sz="4" w:space="0" w:color="999999"/>
            </w:tcBorders>
          </w:tcPr>
          <w:p w14:paraId="369CBC02" w14:textId="77777777" w:rsidR="007937D9" w:rsidRPr="00F62E80" w:rsidRDefault="00000000">
            <w:pPr>
              <w:rPr>
                <w:rFonts w:cs="Calibri"/>
                <w:sz w:val="18"/>
                <w:szCs w:val="18"/>
              </w:rPr>
            </w:pPr>
            <w:r w:rsidRPr="00F62E80">
              <w:rPr>
                <w:rFonts w:cs="Calibri"/>
                <w:sz w:val="18"/>
                <w:szCs w:val="18"/>
              </w:rPr>
              <w:t xml:space="preserve">Admin to review Contract_Financial/Contract_Reports. Confirm surplus handling, combined payments, </w:t>
            </w:r>
            <w:proofErr w:type="gramStart"/>
            <w:r w:rsidRPr="00F62E80">
              <w:rPr>
                <w:rFonts w:cs="Calibri"/>
                <w:sz w:val="18"/>
                <w:szCs w:val="18"/>
              </w:rPr>
              <w:t>approver</w:t>
            </w:r>
            <w:proofErr w:type="gramEnd"/>
            <w:r w:rsidRPr="00F62E80">
              <w:rPr>
                <w:rFonts w:cs="Calibri"/>
                <w:sz w:val="18"/>
                <w:szCs w:val="18"/>
              </w:rPr>
              <w:t xml:space="preserve"> identity.</w:t>
            </w:r>
          </w:p>
        </w:tc>
        <w:tc>
          <w:tcPr>
            <w:tcW w:w="2129" w:type="dxa"/>
            <w:tcBorders>
              <w:top w:val="single" w:sz="4" w:space="0" w:color="999999"/>
              <w:left w:val="single" w:sz="4" w:space="0" w:color="999999"/>
              <w:bottom w:val="single" w:sz="4" w:space="0" w:color="999999"/>
              <w:right w:val="single" w:sz="4" w:space="0" w:color="999999"/>
            </w:tcBorders>
          </w:tcPr>
          <w:p w14:paraId="35E558AE" w14:textId="77777777" w:rsidR="007937D9" w:rsidRPr="00F62E80" w:rsidRDefault="00000000">
            <w:pPr>
              <w:rPr>
                <w:rFonts w:cs="Calibri"/>
                <w:sz w:val="18"/>
                <w:szCs w:val="18"/>
              </w:rPr>
            </w:pPr>
            <w:r w:rsidRPr="00F62E80">
              <w:rPr>
                <w:rFonts w:cs="Calibri"/>
                <w:sz w:val="18"/>
                <w:szCs w:val="18"/>
              </w:rPr>
              <w:t>Confirm with admin before Phase 2 build</w:t>
            </w:r>
          </w:p>
        </w:tc>
      </w:tr>
      <w:tr w:rsidR="007937D9" w14:paraId="3923C975" w14:textId="77777777" w:rsidTr="00241939">
        <w:tc>
          <w:tcPr>
            <w:tcW w:w="2724" w:type="dxa"/>
            <w:tcBorders>
              <w:top w:val="single" w:sz="4" w:space="0" w:color="999999"/>
              <w:left w:val="single" w:sz="4" w:space="0" w:color="999999"/>
              <w:bottom w:val="single" w:sz="4" w:space="0" w:color="999999"/>
              <w:right w:val="single" w:sz="4" w:space="0" w:color="999999"/>
            </w:tcBorders>
            <w:shd w:val="clear" w:color="auto" w:fill="EBF2FA"/>
          </w:tcPr>
          <w:p w14:paraId="07B63491" w14:textId="77777777" w:rsidR="007937D9" w:rsidRPr="00F62E80" w:rsidRDefault="00000000">
            <w:pPr>
              <w:rPr>
                <w:rFonts w:cs="Calibri"/>
                <w:sz w:val="18"/>
                <w:szCs w:val="18"/>
              </w:rPr>
            </w:pPr>
            <w:r w:rsidRPr="00F62E80">
              <w:rPr>
                <w:rFonts w:cs="Calibri"/>
                <w:sz w:val="18"/>
                <w:szCs w:val="18"/>
              </w:rPr>
              <w:t>Legacy data migration</w:t>
            </w:r>
          </w:p>
        </w:tc>
        <w:tc>
          <w:tcPr>
            <w:tcW w:w="4497" w:type="dxa"/>
            <w:tcBorders>
              <w:top w:val="single" w:sz="4" w:space="0" w:color="999999"/>
              <w:left w:val="single" w:sz="4" w:space="0" w:color="999999"/>
              <w:bottom w:val="single" w:sz="4" w:space="0" w:color="999999"/>
              <w:right w:val="single" w:sz="4" w:space="0" w:color="999999"/>
            </w:tcBorders>
            <w:shd w:val="clear" w:color="auto" w:fill="EBF2FA"/>
          </w:tcPr>
          <w:p w14:paraId="740B4D6E" w14:textId="77777777" w:rsidR="007937D9" w:rsidRPr="00F62E80" w:rsidRDefault="00000000">
            <w:pPr>
              <w:rPr>
                <w:rFonts w:cs="Calibri"/>
                <w:sz w:val="18"/>
                <w:szCs w:val="18"/>
              </w:rPr>
            </w:pPr>
            <w:proofErr w:type="gramStart"/>
            <w:r w:rsidRPr="00F62E80">
              <w:rPr>
                <w:rFonts w:cs="Calibri"/>
                <w:sz w:val="18"/>
                <w:szCs w:val="18"/>
              </w:rPr>
              <w:t>Not being migrated</w:t>
            </w:r>
            <w:proofErr w:type="gramEnd"/>
            <w:r w:rsidRPr="00F62E80">
              <w:rPr>
                <w:rFonts w:cs="Calibri"/>
                <w:sz w:val="18"/>
                <w:szCs w:val="18"/>
              </w:rPr>
              <w:t xml:space="preserve"> immediately. Schema designed to accept migration.</w:t>
            </w:r>
          </w:p>
        </w:tc>
        <w:tc>
          <w:tcPr>
            <w:tcW w:w="2129" w:type="dxa"/>
            <w:tcBorders>
              <w:top w:val="single" w:sz="4" w:space="0" w:color="999999"/>
              <w:left w:val="single" w:sz="4" w:space="0" w:color="999999"/>
              <w:bottom w:val="single" w:sz="4" w:space="0" w:color="999999"/>
              <w:right w:val="single" w:sz="4" w:space="0" w:color="999999"/>
            </w:tcBorders>
            <w:shd w:val="clear" w:color="auto" w:fill="EBF2FA"/>
          </w:tcPr>
          <w:p w14:paraId="70A65BFC" w14:textId="77777777" w:rsidR="007937D9" w:rsidRPr="00F62E80" w:rsidRDefault="00000000">
            <w:pPr>
              <w:rPr>
                <w:rFonts w:cs="Calibri"/>
                <w:sz w:val="18"/>
                <w:szCs w:val="18"/>
              </w:rPr>
            </w:pPr>
            <w:r w:rsidRPr="00F62E80">
              <w:rPr>
                <w:rFonts w:cs="Calibri"/>
                <w:sz w:val="18"/>
                <w:szCs w:val="18"/>
              </w:rPr>
              <w:t>Deferred</w:t>
            </w:r>
          </w:p>
        </w:tc>
      </w:tr>
      <w:tr w:rsidR="003C56AC" w14:paraId="35C29BE5" w14:textId="77777777" w:rsidTr="00241939">
        <w:tc>
          <w:tcPr>
            <w:tcW w:w="2724" w:type="dxa"/>
            <w:tcBorders>
              <w:top w:val="single" w:sz="4" w:space="0" w:color="999999"/>
              <w:left w:val="single" w:sz="4" w:space="0" w:color="999999"/>
              <w:bottom w:val="single" w:sz="4" w:space="0" w:color="999999"/>
              <w:right w:val="single" w:sz="4" w:space="0" w:color="999999"/>
            </w:tcBorders>
          </w:tcPr>
          <w:p w14:paraId="2CF47189" w14:textId="7A5EE166" w:rsidR="003C56AC" w:rsidRPr="00F62E80" w:rsidRDefault="003C56AC" w:rsidP="003C56AC">
            <w:pPr>
              <w:rPr>
                <w:rFonts w:cs="Calibri"/>
                <w:sz w:val="18"/>
                <w:szCs w:val="18"/>
              </w:rPr>
            </w:pPr>
            <w:r w:rsidRPr="00F62E80">
              <w:rPr>
                <w:rFonts w:cs="Calibri"/>
                <w:sz w:val="18"/>
                <w:szCs w:val="18"/>
              </w:rPr>
              <w:t>Power Apps and model-driven app build</w:t>
            </w:r>
          </w:p>
        </w:tc>
        <w:tc>
          <w:tcPr>
            <w:tcW w:w="4497" w:type="dxa"/>
            <w:tcBorders>
              <w:top w:val="single" w:sz="4" w:space="0" w:color="999999"/>
              <w:left w:val="single" w:sz="4" w:space="0" w:color="999999"/>
              <w:bottom w:val="single" w:sz="4" w:space="0" w:color="999999"/>
              <w:right w:val="single" w:sz="4" w:space="0" w:color="999999"/>
            </w:tcBorders>
            <w:vAlign w:val="center"/>
          </w:tcPr>
          <w:p w14:paraId="38B45B0E" w14:textId="4C79E324" w:rsidR="003C56AC" w:rsidRPr="00F62E80" w:rsidRDefault="003C56AC" w:rsidP="003C56AC">
            <w:pPr>
              <w:rPr>
                <w:rFonts w:cs="Calibri"/>
                <w:sz w:val="18"/>
                <w:szCs w:val="18"/>
              </w:rPr>
            </w:pPr>
            <w:r w:rsidRPr="00F62E80">
              <w:rPr>
                <w:rFonts w:cs="Calibri"/>
                <w:sz w:val="18"/>
                <w:szCs w:val="18"/>
              </w:rPr>
              <w:t xml:space="preserve">Phase 3–4. </w:t>
            </w:r>
            <w:proofErr w:type="spellStart"/>
            <w:r w:rsidRPr="00F62E80">
              <w:rPr>
                <w:rFonts w:cs="Calibri"/>
                <w:sz w:val="18"/>
                <w:szCs w:val="18"/>
              </w:rPr>
              <w:t>Admin_Events</w:t>
            </w:r>
            <w:proofErr w:type="spellEnd"/>
            <w:r w:rsidRPr="00F62E80">
              <w:rPr>
                <w:rFonts w:cs="Calibri"/>
                <w:sz w:val="18"/>
                <w:szCs w:val="18"/>
              </w:rPr>
              <w:t xml:space="preserve"> form must update both event and parent record in single submission. Model-driven app handles most form logic automatically via business rules.</w:t>
            </w:r>
          </w:p>
        </w:tc>
        <w:tc>
          <w:tcPr>
            <w:tcW w:w="2129" w:type="dxa"/>
            <w:tcBorders>
              <w:top w:val="single" w:sz="4" w:space="0" w:color="999999"/>
              <w:left w:val="single" w:sz="4" w:space="0" w:color="999999"/>
              <w:bottom w:val="single" w:sz="4" w:space="0" w:color="999999"/>
              <w:right w:val="single" w:sz="4" w:space="0" w:color="999999"/>
            </w:tcBorders>
            <w:vAlign w:val="center"/>
          </w:tcPr>
          <w:p w14:paraId="7A15EA18" w14:textId="0B0F8CE4" w:rsidR="003C56AC" w:rsidRPr="00F62E80" w:rsidRDefault="003C56AC" w:rsidP="003C56AC">
            <w:pPr>
              <w:rPr>
                <w:rFonts w:cs="Calibri"/>
                <w:sz w:val="18"/>
                <w:szCs w:val="18"/>
              </w:rPr>
            </w:pPr>
            <w:r w:rsidRPr="00F62E80">
              <w:rPr>
                <w:rFonts w:cs="Calibri"/>
                <w:sz w:val="18"/>
                <w:szCs w:val="18"/>
              </w:rPr>
              <w:t>Phase 3–4 — pending environment and licensing confirmation</w:t>
            </w:r>
          </w:p>
        </w:tc>
      </w:tr>
      <w:tr w:rsidR="007937D9" w14:paraId="1A34AD2B" w14:textId="77777777" w:rsidTr="00241939">
        <w:tc>
          <w:tcPr>
            <w:tcW w:w="2724" w:type="dxa"/>
            <w:tcBorders>
              <w:top w:val="single" w:sz="4" w:space="0" w:color="999999"/>
              <w:left w:val="single" w:sz="4" w:space="0" w:color="999999"/>
              <w:bottom w:val="single" w:sz="4" w:space="0" w:color="999999"/>
              <w:right w:val="single" w:sz="4" w:space="0" w:color="999999"/>
            </w:tcBorders>
            <w:shd w:val="clear" w:color="auto" w:fill="EBF2FA"/>
          </w:tcPr>
          <w:p w14:paraId="05E37FBB" w14:textId="77777777" w:rsidR="007937D9" w:rsidRPr="00F62E80" w:rsidRDefault="00000000">
            <w:pPr>
              <w:rPr>
                <w:rFonts w:cs="Calibri"/>
                <w:sz w:val="18"/>
                <w:szCs w:val="18"/>
              </w:rPr>
            </w:pPr>
            <w:r w:rsidRPr="00F62E80">
              <w:rPr>
                <w:rFonts w:cs="Calibri"/>
                <w:sz w:val="18"/>
                <w:szCs w:val="18"/>
              </w:rPr>
              <w:t>Outcome framework</w:t>
            </w:r>
          </w:p>
        </w:tc>
        <w:tc>
          <w:tcPr>
            <w:tcW w:w="4497" w:type="dxa"/>
            <w:tcBorders>
              <w:top w:val="single" w:sz="4" w:space="0" w:color="999999"/>
              <w:left w:val="single" w:sz="4" w:space="0" w:color="999999"/>
              <w:bottom w:val="single" w:sz="4" w:space="0" w:color="999999"/>
              <w:right w:val="single" w:sz="4" w:space="0" w:color="999999"/>
            </w:tcBorders>
            <w:shd w:val="clear" w:color="auto" w:fill="EBF2FA"/>
          </w:tcPr>
          <w:p w14:paraId="03A7CCC1" w14:textId="688B4EF6" w:rsidR="007937D9" w:rsidRPr="00F62E80" w:rsidRDefault="00000000">
            <w:pPr>
              <w:rPr>
                <w:rFonts w:cs="Calibri"/>
                <w:sz w:val="18"/>
                <w:szCs w:val="18"/>
              </w:rPr>
            </w:pPr>
            <w:r w:rsidRPr="00F62E80">
              <w:rPr>
                <w:rFonts w:cs="Calibri"/>
                <w:sz w:val="18"/>
                <w:szCs w:val="18"/>
              </w:rPr>
              <w:t xml:space="preserve">Contract_Outcome_Links captures contract-level stated outcomes; </w:t>
            </w:r>
            <w:r w:rsidR="00270201" w:rsidRPr="00F62E80">
              <w:rPr>
                <w:rFonts w:cs="Calibri"/>
                <w:sz w:val="18"/>
                <w:szCs w:val="18"/>
              </w:rPr>
              <w:t xml:space="preserve">Activity ↔ Attribute </w:t>
            </w:r>
            <w:proofErr w:type="gramStart"/>
            <w:r w:rsidR="00270201" w:rsidRPr="00F62E80">
              <w:rPr>
                <w:rFonts w:cs="Calibri"/>
                <w:sz w:val="18"/>
                <w:szCs w:val="18"/>
              </w:rPr>
              <w:t>N:N</w:t>
            </w:r>
            <w:proofErr w:type="gramEnd"/>
            <w:r w:rsidR="00270201" w:rsidRPr="00F62E80">
              <w:rPr>
                <w:rFonts w:cs="Calibri"/>
                <w:sz w:val="18"/>
                <w:szCs w:val="18"/>
              </w:rPr>
              <w:t xml:space="preserve"> captures delivery. See Sections 3.16 and 5.2.</w:t>
            </w:r>
          </w:p>
        </w:tc>
        <w:tc>
          <w:tcPr>
            <w:tcW w:w="2129" w:type="dxa"/>
            <w:tcBorders>
              <w:top w:val="single" w:sz="4" w:space="0" w:color="999999"/>
              <w:left w:val="single" w:sz="4" w:space="0" w:color="999999"/>
              <w:bottom w:val="single" w:sz="4" w:space="0" w:color="999999"/>
              <w:right w:val="single" w:sz="4" w:space="0" w:color="999999"/>
            </w:tcBorders>
            <w:shd w:val="clear" w:color="auto" w:fill="EBF2FA"/>
          </w:tcPr>
          <w:p w14:paraId="5766B4D8" w14:textId="77777777" w:rsidR="007937D9" w:rsidRPr="00F62E80" w:rsidRDefault="00000000">
            <w:pPr>
              <w:rPr>
                <w:rFonts w:cs="Calibri"/>
                <w:sz w:val="18"/>
                <w:szCs w:val="18"/>
              </w:rPr>
            </w:pPr>
            <w:r w:rsidRPr="00F62E80">
              <w:rPr>
                <w:rFonts w:cs="Calibri"/>
                <w:sz w:val="18"/>
                <w:szCs w:val="18"/>
              </w:rPr>
              <w:t>RESOLVED in v1.2</w:t>
            </w:r>
          </w:p>
        </w:tc>
      </w:tr>
      <w:tr w:rsidR="00806468" w14:paraId="1CEEBDF6" w14:textId="77777777" w:rsidTr="00241939">
        <w:tc>
          <w:tcPr>
            <w:tcW w:w="2724" w:type="dxa"/>
            <w:tcBorders>
              <w:top w:val="single" w:sz="4" w:space="0" w:color="999999"/>
              <w:left w:val="single" w:sz="4" w:space="0" w:color="999999"/>
              <w:bottom w:val="single" w:sz="4" w:space="0" w:color="999999"/>
              <w:right w:val="single" w:sz="4" w:space="0" w:color="999999"/>
            </w:tcBorders>
          </w:tcPr>
          <w:p w14:paraId="71E41745" w14:textId="77777777" w:rsidR="00806468" w:rsidRPr="00F62E80" w:rsidRDefault="00806468" w:rsidP="00806468">
            <w:pPr>
              <w:rPr>
                <w:rFonts w:cs="Calibri"/>
                <w:sz w:val="18"/>
                <w:szCs w:val="18"/>
              </w:rPr>
            </w:pPr>
            <w:r w:rsidRPr="00F62E80">
              <w:rPr>
                <w:rFonts w:cs="Calibri"/>
                <w:sz w:val="18"/>
                <w:szCs w:val="18"/>
              </w:rPr>
              <w:t>Premium subscription approval</w:t>
            </w:r>
          </w:p>
        </w:tc>
        <w:tc>
          <w:tcPr>
            <w:tcW w:w="4497" w:type="dxa"/>
            <w:tcBorders>
              <w:top w:val="single" w:sz="4" w:space="0" w:color="999999"/>
              <w:left w:val="single" w:sz="4" w:space="0" w:color="999999"/>
              <w:bottom w:val="single" w:sz="4" w:space="0" w:color="999999"/>
              <w:right w:val="single" w:sz="4" w:space="0" w:color="999999"/>
            </w:tcBorders>
            <w:vAlign w:val="center"/>
          </w:tcPr>
          <w:p w14:paraId="565DAB4D" w14:textId="5A964941" w:rsidR="00806468" w:rsidRPr="00F62E80" w:rsidRDefault="00806468" w:rsidP="00806468">
            <w:pPr>
              <w:rPr>
                <w:rFonts w:cs="Calibri"/>
                <w:sz w:val="18"/>
                <w:szCs w:val="18"/>
              </w:rPr>
            </w:pPr>
            <w:r w:rsidRPr="00F62E80">
              <w:rPr>
                <w:rFonts w:cs="Calibri"/>
                <w:sz w:val="18"/>
                <w:szCs w:val="18"/>
              </w:rPr>
              <w:t>Dataverse premium environment, Power Apps Premium, and Power BI Pro required. IT request in progress.</w:t>
            </w:r>
          </w:p>
        </w:tc>
        <w:tc>
          <w:tcPr>
            <w:tcW w:w="2129" w:type="dxa"/>
            <w:tcBorders>
              <w:top w:val="single" w:sz="4" w:space="0" w:color="999999"/>
              <w:left w:val="single" w:sz="4" w:space="0" w:color="999999"/>
              <w:bottom w:val="single" w:sz="4" w:space="0" w:color="999999"/>
              <w:right w:val="single" w:sz="4" w:space="0" w:color="999999"/>
            </w:tcBorders>
            <w:vAlign w:val="center"/>
          </w:tcPr>
          <w:p w14:paraId="62817EEA" w14:textId="2C8E572F" w:rsidR="00806468" w:rsidRPr="00F62E80" w:rsidRDefault="00806468" w:rsidP="00806468">
            <w:pPr>
              <w:rPr>
                <w:rFonts w:cs="Calibri"/>
                <w:sz w:val="18"/>
                <w:szCs w:val="18"/>
              </w:rPr>
            </w:pPr>
            <w:r w:rsidRPr="00F62E80">
              <w:rPr>
                <w:rFonts w:cs="Calibri"/>
                <w:sz w:val="18"/>
                <w:szCs w:val="18"/>
              </w:rPr>
              <w:t>Pending IT/HSS approval</w:t>
            </w:r>
          </w:p>
        </w:tc>
      </w:tr>
      <w:tr w:rsidR="007937D9" w14:paraId="2FED386F" w14:textId="77777777" w:rsidTr="00241939">
        <w:tc>
          <w:tcPr>
            <w:tcW w:w="2724" w:type="dxa"/>
            <w:tcBorders>
              <w:top w:val="single" w:sz="4" w:space="0" w:color="999999"/>
              <w:left w:val="single" w:sz="4" w:space="0" w:color="999999"/>
              <w:bottom w:val="single" w:sz="4" w:space="0" w:color="999999"/>
              <w:right w:val="single" w:sz="4" w:space="0" w:color="999999"/>
            </w:tcBorders>
            <w:shd w:val="clear" w:color="auto" w:fill="EBF2FA"/>
          </w:tcPr>
          <w:p w14:paraId="0DFA4FE0" w14:textId="77777777" w:rsidR="007937D9" w:rsidRPr="00F62E80" w:rsidRDefault="00000000">
            <w:pPr>
              <w:rPr>
                <w:rFonts w:cs="Calibri"/>
                <w:sz w:val="18"/>
                <w:szCs w:val="18"/>
              </w:rPr>
            </w:pPr>
            <w:r w:rsidRPr="00F62E80">
              <w:rPr>
                <w:rFonts w:cs="Calibri"/>
                <w:sz w:val="18"/>
                <w:szCs w:val="18"/>
              </w:rPr>
              <w:t>MNA / MNA Local name change</w:t>
            </w:r>
          </w:p>
        </w:tc>
        <w:tc>
          <w:tcPr>
            <w:tcW w:w="4497" w:type="dxa"/>
            <w:tcBorders>
              <w:top w:val="single" w:sz="4" w:space="0" w:color="999999"/>
              <w:left w:val="single" w:sz="4" w:space="0" w:color="999999"/>
              <w:bottom w:val="single" w:sz="4" w:space="0" w:color="999999"/>
              <w:right w:val="single" w:sz="4" w:space="0" w:color="999999"/>
            </w:tcBorders>
            <w:shd w:val="clear" w:color="auto" w:fill="EBF2FA"/>
          </w:tcPr>
          <w:p w14:paraId="56D6FF1E" w14:textId="77777777" w:rsidR="007937D9" w:rsidRPr="00F62E80" w:rsidRDefault="00000000">
            <w:pPr>
              <w:rPr>
                <w:rFonts w:cs="Calibri"/>
                <w:sz w:val="18"/>
                <w:szCs w:val="18"/>
              </w:rPr>
            </w:pPr>
            <w:r w:rsidRPr="00F62E80">
              <w:rPr>
                <w:rFonts w:cs="Calibri"/>
                <w:sz w:val="18"/>
                <w:szCs w:val="18"/>
              </w:rPr>
              <w:t>Update Community_Type lookup and community records once new name confirmed.</w:t>
            </w:r>
          </w:p>
        </w:tc>
        <w:tc>
          <w:tcPr>
            <w:tcW w:w="2129" w:type="dxa"/>
            <w:tcBorders>
              <w:top w:val="single" w:sz="4" w:space="0" w:color="999999"/>
              <w:left w:val="single" w:sz="4" w:space="0" w:color="999999"/>
              <w:bottom w:val="single" w:sz="4" w:space="0" w:color="999999"/>
              <w:right w:val="single" w:sz="4" w:space="0" w:color="999999"/>
            </w:tcBorders>
            <w:shd w:val="clear" w:color="auto" w:fill="EBF2FA"/>
          </w:tcPr>
          <w:p w14:paraId="11060B53" w14:textId="77777777" w:rsidR="007937D9" w:rsidRPr="00F62E80" w:rsidRDefault="00000000">
            <w:pPr>
              <w:rPr>
                <w:rFonts w:cs="Calibri"/>
                <w:sz w:val="18"/>
                <w:szCs w:val="18"/>
              </w:rPr>
            </w:pPr>
            <w:r w:rsidRPr="00F62E80">
              <w:rPr>
                <w:rFonts w:cs="Calibri"/>
                <w:sz w:val="18"/>
                <w:szCs w:val="18"/>
              </w:rPr>
              <w:t>Confirm new name before build</w:t>
            </w:r>
          </w:p>
        </w:tc>
      </w:tr>
      <w:tr w:rsidR="007937D9" w14:paraId="6F512B84" w14:textId="77777777" w:rsidTr="00241939">
        <w:tc>
          <w:tcPr>
            <w:tcW w:w="2724" w:type="dxa"/>
            <w:tcBorders>
              <w:top w:val="single" w:sz="4" w:space="0" w:color="999999"/>
              <w:left w:val="single" w:sz="4" w:space="0" w:color="999999"/>
              <w:bottom w:val="single" w:sz="4" w:space="0" w:color="999999"/>
              <w:right w:val="single" w:sz="4" w:space="0" w:color="999999"/>
            </w:tcBorders>
          </w:tcPr>
          <w:p w14:paraId="3A9AC687" w14:textId="77777777" w:rsidR="007937D9" w:rsidRPr="00F62E80" w:rsidRDefault="00000000">
            <w:pPr>
              <w:rPr>
                <w:rFonts w:cs="Calibri"/>
                <w:sz w:val="18"/>
                <w:szCs w:val="18"/>
              </w:rPr>
            </w:pPr>
            <w:r w:rsidRPr="00F62E80">
              <w:rPr>
                <w:rFonts w:cs="Calibri"/>
                <w:sz w:val="18"/>
                <w:szCs w:val="18"/>
              </w:rPr>
              <w:t>Contract_Status history</w:t>
            </w:r>
          </w:p>
        </w:tc>
        <w:tc>
          <w:tcPr>
            <w:tcW w:w="4497" w:type="dxa"/>
            <w:tcBorders>
              <w:top w:val="single" w:sz="4" w:space="0" w:color="999999"/>
              <w:left w:val="single" w:sz="4" w:space="0" w:color="999999"/>
              <w:bottom w:val="single" w:sz="4" w:space="0" w:color="999999"/>
              <w:right w:val="single" w:sz="4" w:space="0" w:color="999999"/>
            </w:tcBorders>
          </w:tcPr>
          <w:p w14:paraId="5EBEF877" w14:textId="72734B5C" w:rsidR="007937D9" w:rsidRPr="00F62E80" w:rsidRDefault="00000000">
            <w:pPr>
              <w:rPr>
                <w:rFonts w:cs="Calibri"/>
                <w:sz w:val="18"/>
                <w:szCs w:val="18"/>
              </w:rPr>
            </w:pPr>
            <w:r w:rsidRPr="00F62E80">
              <w:rPr>
                <w:rFonts w:cs="Calibri"/>
                <w:sz w:val="18"/>
                <w:szCs w:val="18"/>
              </w:rPr>
              <w:t xml:space="preserve">Handled via </w:t>
            </w:r>
            <w:proofErr w:type="spellStart"/>
            <w:r w:rsidRPr="00F62E80">
              <w:rPr>
                <w:rFonts w:cs="Calibri"/>
                <w:sz w:val="18"/>
                <w:szCs w:val="18"/>
              </w:rPr>
              <w:t>Admin_Events</w:t>
            </w:r>
            <w:proofErr w:type="spellEnd"/>
            <w:r w:rsidRPr="00F62E80">
              <w:rPr>
                <w:rFonts w:cs="Calibri"/>
                <w:sz w:val="18"/>
                <w:szCs w:val="18"/>
              </w:rPr>
              <w:t xml:space="preserve"> and </w:t>
            </w:r>
            <w:r w:rsidR="005C0488" w:rsidRPr="00F62E80">
              <w:rPr>
                <w:rFonts w:cs="Calibri"/>
                <w:sz w:val="18"/>
                <w:szCs w:val="18"/>
              </w:rPr>
              <w:t>single submission</w:t>
            </w:r>
            <w:r w:rsidRPr="00F62E80">
              <w:rPr>
                <w:rFonts w:cs="Calibri"/>
                <w:sz w:val="18"/>
                <w:szCs w:val="18"/>
              </w:rPr>
              <w:t xml:space="preserve"> Power Apps form.</w:t>
            </w:r>
          </w:p>
        </w:tc>
        <w:tc>
          <w:tcPr>
            <w:tcW w:w="2129" w:type="dxa"/>
            <w:tcBorders>
              <w:top w:val="single" w:sz="4" w:space="0" w:color="999999"/>
              <w:left w:val="single" w:sz="4" w:space="0" w:color="999999"/>
              <w:bottom w:val="single" w:sz="4" w:space="0" w:color="999999"/>
              <w:right w:val="single" w:sz="4" w:space="0" w:color="999999"/>
            </w:tcBorders>
          </w:tcPr>
          <w:p w14:paraId="5F4EDBC0" w14:textId="77777777" w:rsidR="007937D9" w:rsidRPr="00F62E80" w:rsidRDefault="00000000">
            <w:pPr>
              <w:rPr>
                <w:rFonts w:cs="Calibri"/>
                <w:sz w:val="18"/>
                <w:szCs w:val="18"/>
              </w:rPr>
            </w:pPr>
            <w:r w:rsidRPr="00F62E80">
              <w:rPr>
                <w:rFonts w:cs="Calibri"/>
                <w:sz w:val="18"/>
                <w:szCs w:val="18"/>
              </w:rPr>
              <w:t>RESOLVED in v1.2</w:t>
            </w:r>
          </w:p>
        </w:tc>
      </w:tr>
      <w:tr w:rsidR="007937D9" w14:paraId="503E04BD" w14:textId="77777777" w:rsidTr="00241939">
        <w:tc>
          <w:tcPr>
            <w:tcW w:w="2724" w:type="dxa"/>
            <w:tcBorders>
              <w:top w:val="single" w:sz="4" w:space="0" w:color="999999"/>
              <w:left w:val="single" w:sz="4" w:space="0" w:color="999999"/>
              <w:bottom w:val="single" w:sz="4" w:space="0" w:color="999999"/>
              <w:right w:val="single" w:sz="4" w:space="0" w:color="999999"/>
            </w:tcBorders>
            <w:shd w:val="clear" w:color="auto" w:fill="EBF2FA"/>
          </w:tcPr>
          <w:p w14:paraId="17FF4DD5" w14:textId="77777777" w:rsidR="007937D9" w:rsidRPr="00F62E80" w:rsidRDefault="00000000">
            <w:pPr>
              <w:rPr>
                <w:rFonts w:cs="Calibri"/>
                <w:sz w:val="18"/>
                <w:szCs w:val="18"/>
              </w:rPr>
            </w:pPr>
            <w:r w:rsidRPr="00F62E80">
              <w:rPr>
                <w:rFonts w:cs="Calibri"/>
                <w:sz w:val="18"/>
                <w:szCs w:val="18"/>
              </w:rPr>
              <w:t>Treaty_Area applicability</w:t>
            </w:r>
          </w:p>
        </w:tc>
        <w:tc>
          <w:tcPr>
            <w:tcW w:w="4497" w:type="dxa"/>
            <w:tcBorders>
              <w:top w:val="single" w:sz="4" w:space="0" w:color="999999"/>
              <w:left w:val="single" w:sz="4" w:space="0" w:color="999999"/>
              <w:bottom w:val="single" w:sz="4" w:space="0" w:color="999999"/>
              <w:right w:val="single" w:sz="4" w:space="0" w:color="999999"/>
            </w:tcBorders>
            <w:shd w:val="clear" w:color="auto" w:fill="EBF2FA"/>
          </w:tcPr>
          <w:p w14:paraId="3859A6FE" w14:textId="4E4CD08B" w:rsidR="007937D9" w:rsidRPr="00F62E80" w:rsidRDefault="005C07E1">
            <w:pPr>
              <w:rPr>
                <w:rFonts w:cs="Calibri"/>
                <w:sz w:val="18"/>
                <w:szCs w:val="18"/>
              </w:rPr>
            </w:pPr>
            <w:r w:rsidRPr="00F62E80">
              <w:rPr>
                <w:rFonts w:cs="Calibri"/>
                <w:sz w:val="18"/>
                <w:szCs w:val="18"/>
              </w:rPr>
              <w:t xml:space="preserve">Enforce via Dataverse business rule: show </w:t>
            </w:r>
            <w:proofErr w:type="spellStart"/>
            <w:r w:rsidRPr="00F62E80">
              <w:rPr>
                <w:rFonts w:cs="Calibri"/>
                <w:sz w:val="18"/>
                <w:szCs w:val="18"/>
              </w:rPr>
              <w:t>Treaty_Area</w:t>
            </w:r>
            <w:proofErr w:type="spellEnd"/>
            <w:r w:rsidRPr="00F62E80">
              <w:rPr>
                <w:rFonts w:cs="Calibri"/>
                <w:sz w:val="18"/>
                <w:szCs w:val="18"/>
              </w:rPr>
              <w:t xml:space="preserve"> only when </w:t>
            </w:r>
            <w:proofErr w:type="spellStart"/>
            <w:r w:rsidRPr="00F62E80">
              <w:rPr>
                <w:rFonts w:cs="Calibri"/>
                <w:sz w:val="18"/>
                <w:szCs w:val="18"/>
              </w:rPr>
              <w:t>Community_Type</w:t>
            </w:r>
            <w:proofErr w:type="spellEnd"/>
            <w:r w:rsidRPr="00F62E80">
              <w:rPr>
                <w:rFonts w:cs="Calibri"/>
                <w:sz w:val="18"/>
                <w:szCs w:val="18"/>
              </w:rPr>
              <w:t xml:space="preserve"> = First Nation or Tribal Council.</w:t>
            </w:r>
          </w:p>
        </w:tc>
        <w:tc>
          <w:tcPr>
            <w:tcW w:w="2129" w:type="dxa"/>
            <w:tcBorders>
              <w:top w:val="single" w:sz="4" w:space="0" w:color="999999"/>
              <w:left w:val="single" w:sz="4" w:space="0" w:color="999999"/>
              <w:bottom w:val="single" w:sz="4" w:space="0" w:color="999999"/>
              <w:right w:val="single" w:sz="4" w:space="0" w:color="999999"/>
            </w:tcBorders>
            <w:shd w:val="clear" w:color="auto" w:fill="EBF2FA"/>
          </w:tcPr>
          <w:p w14:paraId="6268241B" w14:textId="02C6BB10" w:rsidR="007937D9" w:rsidRPr="00F62E80" w:rsidRDefault="008710C2">
            <w:pPr>
              <w:rPr>
                <w:rFonts w:cs="Calibri"/>
                <w:sz w:val="18"/>
                <w:szCs w:val="18"/>
              </w:rPr>
            </w:pPr>
            <w:r w:rsidRPr="00F62E80">
              <w:rPr>
                <w:rFonts w:cs="Calibri"/>
                <w:sz w:val="18"/>
                <w:szCs w:val="18"/>
              </w:rPr>
              <w:t>Resolved in schema; enforce in model-driven app build</w:t>
            </w:r>
          </w:p>
        </w:tc>
      </w:tr>
      <w:tr w:rsidR="006254E9" w14:paraId="7F1E4BB3" w14:textId="77777777" w:rsidTr="00241939">
        <w:tc>
          <w:tcPr>
            <w:tcW w:w="2724" w:type="dxa"/>
            <w:tcBorders>
              <w:top w:val="single" w:sz="4" w:space="0" w:color="999999"/>
              <w:left w:val="single" w:sz="4" w:space="0" w:color="999999"/>
              <w:bottom w:val="single" w:sz="4" w:space="0" w:color="999999"/>
              <w:right w:val="single" w:sz="4" w:space="0" w:color="999999"/>
            </w:tcBorders>
            <w:vAlign w:val="center"/>
          </w:tcPr>
          <w:p w14:paraId="764893D5" w14:textId="08E0C161" w:rsidR="006254E9" w:rsidRPr="00F62E80" w:rsidRDefault="006254E9" w:rsidP="006254E9">
            <w:pPr>
              <w:rPr>
                <w:rFonts w:cs="Calibri"/>
                <w:sz w:val="18"/>
                <w:szCs w:val="18"/>
              </w:rPr>
            </w:pPr>
            <w:r w:rsidRPr="00F62E80">
              <w:rPr>
                <w:rFonts w:cs="Calibri"/>
                <w:b/>
                <w:bCs/>
                <w:sz w:val="18"/>
                <w:szCs w:val="18"/>
              </w:rPr>
              <w:t>Junction tables eliminated</w:t>
            </w:r>
          </w:p>
        </w:tc>
        <w:tc>
          <w:tcPr>
            <w:tcW w:w="4497" w:type="dxa"/>
            <w:tcBorders>
              <w:top w:val="single" w:sz="4" w:space="0" w:color="999999"/>
              <w:left w:val="single" w:sz="4" w:space="0" w:color="999999"/>
              <w:bottom w:val="single" w:sz="4" w:space="0" w:color="999999"/>
              <w:right w:val="single" w:sz="4" w:space="0" w:color="999999"/>
            </w:tcBorders>
            <w:vAlign w:val="center"/>
          </w:tcPr>
          <w:p w14:paraId="595C5607" w14:textId="64F512A2" w:rsidR="006254E9" w:rsidRPr="00F62E80" w:rsidRDefault="006254E9" w:rsidP="006254E9">
            <w:pPr>
              <w:rPr>
                <w:rFonts w:cs="Calibri"/>
                <w:sz w:val="18"/>
                <w:szCs w:val="18"/>
              </w:rPr>
            </w:pPr>
            <w:proofErr w:type="spellStart"/>
            <w:r w:rsidRPr="00F62E80">
              <w:rPr>
                <w:rFonts w:cs="Calibri"/>
                <w:b/>
                <w:bCs/>
                <w:sz w:val="18"/>
                <w:szCs w:val="18"/>
              </w:rPr>
              <w:t>Activity_Attribute_Links</w:t>
            </w:r>
            <w:proofErr w:type="spellEnd"/>
            <w:r w:rsidRPr="00F62E80">
              <w:rPr>
                <w:rFonts w:cs="Calibri"/>
                <w:b/>
                <w:bCs/>
                <w:sz w:val="18"/>
                <w:szCs w:val="18"/>
              </w:rPr>
              <w:t xml:space="preserve">, </w:t>
            </w:r>
            <w:proofErr w:type="spellStart"/>
            <w:r w:rsidRPr="00F62E80">
              <w:rPr>
                <w:rFonts w:cs="Calibri"/>
                <w:b/>
                <w:bCs/>
                <w:sz w:val="18"/>
                <w:szCs w:val="18"/>
              </w:rPr>
              <w:t>ActivityFamily_Attribute_Links</w:t>
            </w:r>
            <w:proofErr w:type="spellEnd"/>
            <w:r w:rsidRPr="00F62E80">
              <w:rPr>
                <w:rFonts w:cs="Calibri"/>
                <w:b/>
                <w:bCs/>
                <w:sz w:val="18"/>
                <w:szCs w:val="18"/>
              </w:rPr>
              <w:t xml:space="preserve">, and </w:t>
            </w:r>
            <w:proofErr w:type="spellStart"/>
            <w:r w:rsidRPr="00F62E80">
              <w:rPr>
                <w:rFonts w:cs="Calibri"/>
                <w:b/>
                <w:bCs/>
                <w:sz w:val="18"/>
                <w:szCs w:val="18"/>
              </w:rPr>
              <w:t>Media_Attribute_Links</w:t>
            </w:r>
            <w:proofErr w:type="spellEnd"/>
            <w:r w:rsidRPr="00F62E80">
              <w:rPr>
                <w:rFonts w:cs="Calibri"/>
                <w:b/>
                <w:bCs/>
                <w:sz w:val="18"/>
                <w:szCs w:val="18"/>
              </w:rPr>
              <w:t xml:space="preserve"> replaced by native Dataverse </w:t>
            </w:r>
            <w:proofErr w:type="gramStart"/>
            <w:r w:rsidRPr="00F62E80">
              <w:rPr>
                <w:rFonts w:cs="Calibri"/>
                <w:b/>
                <w:bCs/>
                <w:sz w:val="18"/>
                <w:szCs w:val="18"/>
              </w:rPr>
              <w:t>N:N</w:t>
            </w:r>
            <w:proofErr w:type="gramEnd"/>
            <w:r w:rsidRPr="00F62E80">
              <w:rPr>
                <w:rFonts w:cs="Calibri"/>
                <w:b/>
                <w:bCs/>
                <w:sz w:val="18"/>
                <w:szCs w:val="18"/>
              </w:rPr>
              <w:t xml:space="preserve"> relationships.</w:t>
            </w:r>
          </w:p>
        </w:tc>
        <w:tc>
          <w:tcPr>
            <w:tcW w:w="2129" w:type="dxa"/>
            <w:tcBorders>
              <w:top w:val="single" w:sz="4" w:space="0" w:color="999999"/>
              <w:left w:val="single" w:sz="4" w:space="0" w:color="999999"/>
              <w:bottom w:val="single" w:sz="4" w:space="0" w:color="999999"/>
              <w:right w:val="single" w:sz="4" w:space="0" w:color="999999"/>
            </w:tcBorders>
            <w:vAlign w:val="center"/>
          </w:tcPr>
          <w:p w14:paraId="465D29ED" w14:textId="1E4F34FD" w:rsidR="006254E9" w:rsidRPr="00F62E80" w:rsidRDefault="006254E9" w:rsidP="006254E9">
            <w:pPr>
              <w:rPr>
                <w:rFonts w:cs="Calibri"/>
                <w:sz w:val="18"/>
                <w:szCs w:val="18"/>
              </w:rPr>
            </w:pPr>
            <w:r w:rsidRPr="00F62E80">
              <w:rPr>
                <w:rFonts w:cs="Calibri"/>
                <w:b/>
                <w:bCs/>
                <w:sz w:val="18"/>
                <w:szCs w:val="18"/>
              </w:rPr>
              <w:t>RESOLVED v1.4</w:t>
            </w:r>
          </w:p>
        </w:tc>
      </w:tr>
      <w:tr w:rsidR="00351EA7" w14:paraId="60C05CB3" w14:textId="77777777" w:rsidTr="00241939">
        <w:tc>
          <w:tcPr>
            <w:tcW w:w="2724"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484B13BA" w14:textId="28C6DA89" w:rsidR="00351EA7" w:rsidRPr="00F62E80" w:rsidRDefault="00351EA7" w:rsidP="00351EA7">
            <w:pPr>
              <w:rPr>
                <w:rFonts w:cs="Calibri"/>
                <w:sz w:val="18"/>
                <w:szCs w:val="18"/>
              </w:rPr>
            </w:pPr>
            <w:r w:rsidRPr="00F62E80">
              <w:rPr>
                <w:rFonts w:cs="Calibri"/>
                <w:b/>
                <w:bCs/>
                <w:sz w:val="18"/>
                <w:szCs w:val="18"/>
              </w:rPr>
              <w:t>SharePoint to Dataverse migration</w:t>
            </w:r>
          </w:p>
        </w:tc>
        <w:tc>
          <w:tcPr>
            <w:tcW w:w="4497"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0340B099" w14:textId="6FBA9208" w:rsidR="00351EA7" w:rsidRPr="00F62E80" w:rsidRDefault="00351EA7" w:rsidP="00351EA7">
            <w:pPr>
              <w:rPr>
                <w:rFonts w:cs="Calibri"/>
                <w:sz w:val="18"/>
                <w:szCs w:val="18"/>
              </w:rPr>
            </w:pPr>
            <w:r w:rsidRPr="00F62E80">
              <w:rPr>
                <w:rFonts w:cs="Calibri"/>
                <w:b/>
                <w:bCs/>
                <w:sz w:val="18"/>
                <w:szCs w:val="18"/>
              </w:rPr>
              <w:t>Full architecture migration to Dataverse-first completed in v1.4. Appendix A rewritten accordingly.</w:t>
            </w:r>
          </w:p>
        </w:tc>
        <w:tc>
          <w:tcPr>
            <w:tcW w:w="212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63C391E1" w14:textId="63813C0F" w:rsidR="00351EA7" w:rsidRPr="00F62E80" w:rsidRDefault="00351EA7" w:rsidP="00351EA7">
            <w:pPr>
              <w:rPr>
                <w:rFonts w:cs="Calibri"/>
                <w:sz w:val="18"/>
                <w:szCs w:val="18"/>
              </w:rPr>
            </w:pPr>
            <w:r w:rsidRPr="00F62E80">
              <w:rPr>
                <w:rFonts w:cs="Calibri"/>
                <w:b/>
                <w:bCs/>
                <w:sz w:val="18"/>
                <w:szCs w:val="18"/>
              </w:rPr>
              <w:t>RESOLVED v1.4</w:t>
            </w:r>
          </w:p>
        </w:tc>
      </w:tr>
      <w:tr w:rsidR="00DE1BE7" w14:paraId="25BCDF4F" w14:textId="77777777" w:rsidTr="00454439">
        <w:tc>
          <w:tcPr>
            <w:tcW w:w="2724" w:type="dxa"/>
            <w:tcBorders>
              <w:top w:val="single" w:sz="4" w:space="0" w:color="999999"/>
              <w:left w:val="single" w:sz="4" w:space="0" w:color="999999"/>
              <w:bottom w:val="single" w:sz="4" w:space="0" w:color="999999"/>
              <w:right w:val="single" w:sz="4" w:space="0" w:color="999999"/>
            </w:tcBorders>
            <w:vAlign w:val="center"/>
          </w:tcPr>
          <w:p w14:paraId="2ADFB0EC" w14:textId="77CF735A" w:rsidR="00DE1BE7" w:rsidRPr="00F62E80" w:rsidRDefault="00DE1BE7" w:rsidP="00DE1BE7">
            <w:pPr>
              <w:jc w:val="right"/>
              <w:rPr>
                <w:rFonts w:cs="Calibri"/>
                <w:sz w:val="18"/>
                <w:szCs w:val="18"/>
              </w:rPr>
            </w:pPr>
            <w:proofErr w:type="spellStart"/>
            <w:r w:rsidRPr="00F62E80">
              <w:rPr>
                <w:rFonts w:cs="Calibri"/>
                <w:b/>
                <w:bCs/>
                <w:sz w:val="18"/>
                <w:szCs w:val="18"/>
              </w:rPr>
              <w:t>Community_Critical_Events</w:t>
            </w:r>
            <w:proofErr w:type="spellEnd"/>
            <w:r w:rsidRPr="00F62E80">
              <w:rPr>
                <w:rFonts w:cs="Calibri"/>
                <w:b/>
                <w:bCs/>
                <w:sz w:val="18"/>
                <w:szCs w:val="18"/>
              </w:rPr>
              <w:t xml:space="preserve"> scope</w:t>
            </w:r>
          </w:p>
        </w:tc>
        <w:tc>
          <w:tcPr>
            <w:tcW w:w="4497" w:type="dxa"/>
            <w:tcBorders>
              <w:top w:val="single" w:sz="4" w:space="0" w:color="999999"/>
              <w:left w:val="single" w:sz="4" w:space="0" w:color="999999"/>
              <w:bottom w:val="single" w:sz="4" w:space="0" w:color="999999"/>
              <w:right w:val="single" w:sz="4" w:space="0" w:color="999999"/>
            </w:tcBorders>
            <w:vAlign w:val="center"/>
          </w:tcPr>
          <w:p w14:paraId="6293283F" w14:textId="6C894B50" w:rsidR="00DE1BE7" w:rsidRPr="00F62E80" w:rsidRDefault="00DE1BE7" w:rsidP="00DE1BE7">
            <w:pPr>
              <w:rPr>
                <w:rFonts w:cs="Calibri"/>
                <w:sz w:val="18"/>
                <w:szCs w:val="18"/>
              </w:rPr>
            </w:pPr>
            <w:r w:rsidRPr="00F62E80">
              <w:rPr>
                <w:rFonts w:cs="Calibri"/>
                <w:b/>
                <w:bCs/>
                <w:sz w:val="18"/>
                <w:szCs w:val="18"/>
              </w:rPr>
              <w:t>Confirm event type list. Confirm whether Source field should remain free text or become a Choice column.</w:t>
            </w:r>
          </w:p>
        </w:tc>
        <w:tc>
          <w:tcPr>
            <w:tcW w:w="2129" w:type="dxa"/>
            <w:tcBorders>
              <w:top w:val="single" w:sz="4" w:space="0" w:color="999999"/>
              <w:left w:val="single" w:sz="4" w:space="0" w:color="999999"/>
              <w:bottom w:val="single" w:sz="4" w:space="0" w:color="999999"/>
              <w:right w:val="single" w:sz="4" w:space="0" w:color="999999"/>
            </w:tcBorders>
            <w:vAlign w:val="center"/>
          </w:tcPr>
          <w:p w14:paraId="427BE2E9" w14:textId="6A1B3392" w:rsidR="00DE1BE7" w:rsidRPr="00F62E80" w:rsidRDefault="00DE1BE7" w:rsidP="00DE1BE7">
            <w:pPr>
              <w:rPr>
                <w:rFonts w:cs="Calibri"/>
                <w:sz w:val="18"/>
                <w:szCs w:val="18"/>
              </w:rPr>
            </w:pPr>
            <w:r w:rsidRPr="00F62E80">
              <w:rPr>
                <w:rFonts w:cs="Calibri"/>
                <w:b/>
                <w:bCs/>
                <w:sz w:val="18"/>
                <w:szCs w:val="18"/>
              </w:rPr>
              <w:t>Confirm with team before Phase 2</w:t>
            </w:r>
          </w:p>
        </w:tc>
      </w:tr>
      <w:tr w:rsidR="00241939" w14:paraId="39E0F6CA" w14:textId="77777777" w:rsidTr="00241939">
        <w:tc>
          <w:tcPr>
            <w:tcW w:w="2724"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65FAB679" w14:textId="616E3DF2" w:rsidR="00241939" w:rsidRPr="00F62E80" w:rsidRDefault="00241939" w:rsidP="00241939">
            <w:pPr>
              <w:rPr>
                <w:rFonts w:cs="Calibri"/>
                <w:sz w:val="18"/>
                <w:szCs w:val="18"/>
              </w:rPr>
            </w:pPr>
            <w:proofErr w:type="spellStart"/>
            <w:r w:rsidRPr="00F62E80">
              <w:rPr>
                <w:rFonts w:cs="Calibri"/>
                <w:b/>
                <w:bCs/>
                <w:sz w:val="18"/>
                <w:szCs w:val="18"/>
              </w:rPr>
              <w:t>HL_Team_Outputs</w:t>
            </w:r>
            <w:proofErr w:type="spellEnd"/>
            <w:r w:rsidRPr="00F62E80">
              <w:rPr>
                <w:rFonts w:cs="Calibri"/>
                <w:b/>
                <w:bCs/>
                <w:sz w:val="18"/>
                <w:szCs w:val="18"/>
              </w:rPr>
              <w:t xml:space="preserve"> scope</w:t>
            </w:r>
          </w:p>
        </w:tc>
        <w:tc>
          <w:tcPr>
            <w:tcW w:w="4497"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5E372B1A" w14:textId="5D4B6207" w:rsidR="00241939" w:rsidRPr="00F62E80" w:rsidRDefault="00241939" w:rsidP="00241939">
            <w:pPr>
              <w:rPr>
                <w:rFonts w:cs="Calibri"/>
                <w:sz w:val="18"/>
                <w:szCs w:val="18"/>
              </w:rPr>
            </w:pPr>
            <w:r w:rsidRPr="00F62E80">
              <w:rPr>
                <w:rFonts w:cs="Calibri"/>
                <w:b/>
                <w:bCs/>
                <w:sz w:val="18"/>
                <w:szCs w:val="18"/>
              </w:rPr>
              <w:t xml:space="preserve">Confirm </w:t>
            </w:r>
            <w:proofErr w:type="spellStart"/>
            <w:r w:rsidRPr="00F62E80">
              <w:rPr>
                <w:rFonts w:cs="Calibri"/>
                <w:b/>
                <w:bCs/>
                <w:sz w:val="18"/>
                <w:szCs w:val="18"/>
              </w:rPr>
              <w:t>Output_Type</w:t>
            </w:r>
            <w:proofErr w:type="spellEnd"/>
            <w:r w:rsidRPr="00F62E80">
              <w:rPr>
                <w:rFonts w:cs="Calibri"/>
                <w:b/>
                <w:bCs/>
                <w:sz w:val="18"/>
                <w:szCs w:val="18"/>
              </w:rPr>
              <w:t xml:space="preserve"> values. Confirm expected use of nullable </w:t>
            </w:r>
            <w:proofErr w:type="spellStart"/>
            <w:r w:rsidRPr="00F62E80">
              <w:rPr>
                <w:rFonts w:cs="Calibri"/>
                <w:b/>
                <w:bCs/>
                <w:sz w:val="18"/>
                <w:szCs w:val="18"/>
              </w:rPr>
              <w:t>Community_ID</w:t>
            </w:r>
            <w:proofErr w:type="spellEnd"/>
            <w:r w:rsidRPr="00F62E80">
              <w:rPr>
                <w:rFonts w:cs="Calibri"/>
                <w:b/>
                <w:bCs/>
                <w:sz w:val="18"/>
                <w:szCs w:val="18"/>
              </w:rPr>
              <w:t xml:space="preserve"> and </w:t>
            </w:r>
            <w:proofErr w:type="spellStart"/>
            <w:r w:rsidRPr="00F62E80">
              <w:rPr>
                <w:rFonts w:cs="Calibri"/>
                <w:b/>
                <w:bCs/>
                <w:sz w:val="18"/>
                <w:szCs w:val="18"/>
              </w:rPr>
              <w:t>Contract_ID</w:t>
            </w:r>
            <w:proofErr w:type="spellEnd"/>
            <w:r w:rsidRPr="00F62E80">
              <w:rPr>
                <w:rFonts w:cs="Calibri"/>
                <w:b/>
                <w:bCs/>
                <w:sz w:val="18"/>
                <w:szCs w:val="18"/>
              </w:rPr>
              <w:t xml:space="preserve"> links.</w:t>
            </w:r>
          </w:p>
        </w:tc>
        <w:tc>
          <w:tcPr>
            <w:tcW w:w="212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057D7AE9" w14:textId="2FFC7CB6" w:rsidR="00241939" w:rsidRPr="00F62E80" w:rsidRDefault="00241939" w:rsidP="00241939">
            <w:pPr>
              <w:rPr>
                <w:rFonts w:cs="Calibri"/>
                <w:sz w:val="18"/>
                <w:szCs w:val="18"/>
              </w:rPr>
            </w:pPr>
            <w:r w:rsidRPr="00F62E80">
              <w:rPr>
                <w:rFonts w:cs="Calibri"/>
                <w:b/>
                <w:bCs/>
                <w:sz w:val="18"/>
                <w:szCs w:val="18"/>
              </w:rPr>
              <w:t>Confirm with team before Phase 2</w:t>
            </w:r>
          </w:p>
        </w:tc>
      </w:tr>
      <w:tr w:rsidR="00994D99" w14:paraId="7A4F474D" w14:textId="77777777" w:rsidTr="00454439">
        <w:tc>
          <w:tcPr>
            <w:tcW w:w="2724" w:type="dxa"/>
            <w:tcBorders>
              <w:top w:val="single" w:sz="4" w:space="0" w:color="999999"/>
              <w:left w:val="single" w:sz="4" w:space="0" w:color="999999"/>
              <w:bottom w:val="single" w:sz="4" w:space="0" w:color="999999"/>
              <w:right w:val="single" w:sz="4" w:space="0" w:color="999999"/>
            </w:tcBorders>
          </w:tcPr>
          <w:p w14:paraId="42D96823" w14:textId="549467B7" w:rsidR="00994D99" w:rsidRPr="00F62E80" w:rsidRDefault="00994D99" w:rsidP="00994D99">
            <w:pPr>
              <w:rPr>
                <w:rFonts w:cs="Calibri"/>
                <w:sz w:val="18"/>
                <w:szCs w:val="18"/>
              </w:rPr>
            </w:pPr>
            <w:r w:rsidRPr="00F62E80">
              <w:rPr>
                <w:rFonts w:cs="Calibri"/>
                <w:sz w:val="18"/>
                <w:szCs w:val="18"/>
              </w:rPr>
              <w:t xml:space="preserve">Budget </w:t>
            </w:r>
            <w:proofErr w:type="gramStart"/>
            <w:r w:rsidRPr="00F62E80">
              <w:rPr>
                <w:rFonts w:cs="Calibri"/>
                <w:sz w:val="18"/>
                <w:szCs w:val="18"/>
              </w:rPr>
              <w:t>per</w:t>
            </w:r>
            <w:proofErr w:type="gramEnd"/>
            <w:r w:rsidRPr="00F62E80">
              <w:rPr>
                <w:rFonts w:cs="Calibri"/>
                <w:sz w:val="18"/>
                <w:szCs w:val="18"/>
              </w:rPr>
              <w:t xml:space="preserve"> Activity Family</w:t>
            </w:r>
          </w:p>
        </w:tc>
        <w:tc>
          <w:tcPr>
            <w:tcW w:w="4497" w:type="dxa"/>
            <w:tcBorders>
              <w:top w:val="single" w:sz="4" w:space="0" w:color="999999"/>
              <w:left w:val="single" w:sz="4" w:space="0" w:color="999999"/>
              <w:bottom w:val="single" w:sz="4" w:space="0" w:color="999999"/>
              <w:right w:val="single" w:sz="4" w:space="0" w:color="999999"/>
            </w:tcBorders>
          </w:tcPr>
          <w:p w14:paraId="297CE2A7" w14:textId="5C5BAE2C" w:rsidR="00994D99" w:rsidRPr="00F62E80" w:rsidRDefault="00994D99" w:rsidP="00994D99">
            <w:pPr>
              <w:rPr>
                <w:rFonts w:cs="Calibri"/>
                <w:sz w:val="18"/>
                <w:szCs w:val="18"/>
              </w:rPr>
            </w:pPr>
            <w:proofErr w:type="spellStart"/>
            <w:r w:rsidRPr="00F62E80">
              <w:rPr>
                <w:rFonts w:cs="Calibri"/>
                <w:sz w:val="18"/>
                <w:szCs w:val="18"/>
              </w:rPr>
              <w:t>Budget_Total</w:t>
            </w:r>
            <w:proofErr w:type="spellEnd"/>
            <w:r w:rsidRPr="00F62E80">
              <w:rPr>
                <w:rFonts w:cs="Calibri"/>
                <w:sz w:val="18"/>
                <w:szCs w:val="18"/>
              </w:rPr>
              <w:t xml:space="preserve"> on </w:t>
            </w:r>
            <w:proofErr w:type="spellStart"/>
            <w:r w:rsidRPr="00F62E80">
              <w:rPr>
                <w:rFonts w:cs="Calibri"/>
                <w:sz w:val="18"/>
                <w:szCs w:val="18"/>
              </w:rPr>
              <w:t>Activity_Family_Registry</w:t>
            </w:r>
            <w:proofErr w:type="spellEnd"/>
            <w:r w:rsidRPr="00F62E80">
              <w:rPr>
                <w:rFonts w:cs="Calibri"/>
                <w:sz w:val="18"/>
                <w:szCs w:val="18"/>
              </w:rPr>
              <w:t>. Per-FY breakdown deferred.</w:t>
            </w:r>
          </w:p>
        </w:tc>
        <w:tc>
          <w:tcPr>
            <w:tcW w:w="2129" w:type="dxa"/>
            <w:tcBorders>
              <w:top w:val="single" w:sz="4" w:space="0" w:color="999999"/>
              <w:left w:val="single" w:sz="4" w:space="0" w:color="999999"/>
              <w:bottom w:val="single" w:sz="4" w:space="0" w:color="999999"/>
              <w:right w:val="single" w:sz="4" w:space="0" w:color="999999"/>
            </w:tcBorders>
          </w:tcPr>
          <w:p w14:paraId="370FF5A3" w14:textId="4435ADE5" w:rsidR="00994D99" w:rsidRPr="00F62E80" w:rsidRDefault="00994D99" w:rsidP="00994D99">
            <w:pPr>
              <w:rPr>
                <w:rFonts w:cs="Calibri"/>
                <w:sz w:val="18"/>
                <w:szCs w:val="18"/>
              </w:rPr>
            </w:pPr>
            <w:r w:rsidRPr="00F62E80">
              <w:rPr>
                <w:rFonts w:cs="Calibri"/>
                <w:sz w:val="18"/>
                <w:szCs w:val="18"/>
              </w:rPr>
              <w:t>Deferred — revisit if needed</w:t>
            </w:r>
          </w:p>
        </w:tc>
      </w:tr>
      <w:tr w:rsidR="00454439" w14:paraId="758110FD" w14:textId="77777777" w:rsidTr="00036D68">
        <w:tc>
          <w:tcPr>
            <w:tcW w:w="2724" w:type="dxa"/>
            <w:tcBorders>
              <w:top w:val="single" w:sz="4" w:space="0" w:color="999999"/>
              <w:left w:val="single" w:sz="4" w:space="0" w:color="999999"/>
              <w:bottom w:val="single" w:sz="4" w:space="0" w:color="999999"/>
              <w:right w:val="single" w:sz="4" w:space="0" w:color="999999"/>
            </w:tcBorders>
            <w:shd w:val="clear" w:color="auto" w:fill="EBF2FA"/>
          </w:tcPr>
          <w:p w14:paraId="5D5CCA8F" w14:textId="77777777" w:rsidR="00454439" w:rsidRPr="00F62E80" w:rsidRDefault="00454439" w:rsidP="00454439">
            <w:pPr>
              <w:rPr>
                <w:rFonts w:cs="Calibri"/>
                <w:sz w:val="18"/>
                <w:szCs w:val="18"/>
              </w:rPr>
            </w:pPr>
            <w:r w:rsidRPr="00F62E80">
              <w:rPr>
                <w:rFonts w:cs="Calibri"/>
                <w:sz w:val="18"/>
                <w:szCs w:val="18"/>
              </w:rPr>
              <w:t>Choice vs. Lookup→Lookups split</w:t>
            </w:r>
          </w:p>
        </w:tc>
        <w:tc>
          <w:tcPr>
            <w:tcW w:w="4497"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4BD3C8F5" w14:textId="59E1A241" w:rsidR="00454439" w:rsidRPr="00F62E80" w:rsidRDefault="00454439" w:rsidP="00454439">
            <w:pPr>
              <w:rPr>
                <w:rFonts w:cs="Calibri"/>
                <w:sz w:val="18"/>
                <w:szCs w:val="18"/>
              </w:rPr>
            </w:pPr>
            <w:r w:rsidRPr="00F62E80">
              <w:rPr>
                <w:rFonts w:cs="Calibri"/>
                <w:b/>
                <w:bCs/>
                <w:sz w:val="18"/>
                <w:szCs w:val="18"/>
              </w:rPr>
              <w:t>Applied in v1.3. Migrated to Choice vs. Global Option Set in v1.4 — same underlying logic, Dataverse terminology.</w:t>
            </w:r>
          </w:p>
        </w:tc>
        <w:tc>
          <w:tcPr>
            <w:tcW w:w="212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16D14642" w14:textId="53314D49" w:rsidR="00454439" w:rsidRPr="00F62E80" w:rsidRDefault="00454439" w:rsidP="00454439">
            <w:pPr>
              <w:rPr>
                <w:rFonts w:cs="Calibri"/>
                <w:sz w:val="18"/>
                <w:szCs w:val="18"/>
              </w:rPr>
            </w:pPr>
            <w:r w:rsidRPr="00F62E80">
              <w:rPr>
                <w:rFonts w:cs="Calibri"/>
                <w:b/>
                <w:bCs/>
                <w:sz w:val="18"/>
                <w:szCs w:val="18"/>
              </w:rPr>
              <w:t>RESOLVED v1.3/v1.4</w:t>
            </w:r>
          </w:p>
        </w:tc>
      </w:tr>
      <w:tr w:rsidR="00F62E80" w14:paraId="3B33E776" w14:textId="77777777" w:rsidTr="00F62E80">
        <w:tc>
          <w:tcPr>
            <w:tcW w:w="2724" w:type="dxa"/>
            <w:tcBorders>
              <w:top w:val="single" w:sz="4" w:space="0" w:color="999999"/>
              <w:left w:val="single" w:sz="4" w:space="0" w:color="999999"/>
              <w:bottom w:val="single" w:sz="4" w:space="0" w:color="999999"/>
              <w:right w:val="single" w:sz="4" w:space="0" w:color="999999"/>
            </w:tcBorders>
          </w:tcPr>
          <w:p w14:paraId="29729817" w14:textId="1F8BEF16" w:rsidR="00F62E80" w:rsidRPr="00F62E80" w:rsidRDefault="00F62E80" w:rsidP="00F62E80">
            <w:pPr>
              <w:rPr>
                <w:rFonts w:cs="Calibri"/>
                <w:sz w:val="18"/>
                <w:szCs w:val="18"/>
              </w:rPr>
            </w:pPr>
            <w:r w:rsidRPr="00F62E80">
              <w:rPr>
                <w:rFonts w:cs="Calibri"/>
                <w:sz w:val="18"/>
                <w:szCs w:val="18"/>
              </w:rPr>
              <w:t>CoP attendance scope</w:t>
            </w:r>
          </w:p>
        </w:tc>
        <w:tc>
          <w:tcPr>
            <w:tcW w:w="4497" w:type="dxa"/>
            <w:tcBorders>
              <w:top w:val="single" w:sz="4" w:space="0" w:color="999999"/>
              <w:left w:val="single" w:sz="4" w:space="0" w:color="999999"/>
              <w:bottom w:val="single" w:sz="4" w:space="0" w:color="999999"/>
              <w:right w:val="single" w:sz="4" w:space="0" w:color="999999"/>
            </w:tcBorders>
          </w:tcPr>
          <w:p w14:paraId="2C4167E0" w14:textId="565FDFBB" w:rsidR="00F62E80" w:rsidRPr="00F62E80" w:rsidRDefault="00F62E80" w:rsidP="00F62E80">
            <w:pPr>
              <w:rPr>
                <w:rFonts w:cs="Calibri"/>
                <w:b/>
                <w:bCs/>
                <w:sz w:val="18"/>
                <w:szCs w:val="18"/>
              </w:rPr>
            </w:pPr>
            <w:r w:rsidRPr="00F62E80">
              <w:rPr>
                <w:rFonts w:cs="Calibri"/>
                <w:sz w:val="18"/>
                <w:szCs w:val="18"/>
              </w:rPr>
              <w:t xml:space="preserve">Confirm whether to track non-community attendees. If yes: add </w:t>
            </w:r>
            <w:proofErr w:type="spellStart"/>
            <w:r w:rsidRPr="00F62E80">
              <w:rPr>
                <w:rFonts w:cs="Calibri"/>
                <w:sz w:val="18"/>
                <w:szCs w:val="18"/>
              </w:rPr>
              <w:t>Attendee_Type</w:t>
            </w:r>
            <w:proofErr w:type="spellEnd"/>
            <w:r w:rsidRPr="00F62E80">
              <w:rPr>
                <w:rFonts w:cs="Calibri"/>
                <w:sz w:val="18"/>
                <w:szCs w:val="18"/>
              </w:rPr>
              <w:t xml:space="preserve"> and nullable </w:t>
            </w:r>
            <w:proofErr w:type="spellStart"/>
            <w:r w:rsidRPr="00F62E80">
              <w:rPr>
                <w:rFonts w:cs="Calibri"/>
                <w:sz w:val="18"/>
                <w:szCs w:val="18"/>
              </w:rPr>
              <w:t>Community_ID</w:t>
            </w:r>
            <w:proofErr w:type="spellEnd"/>
            <w:r w:rsidRPr="00F62E80">
              <w:rPr>
                <w:rFonts w:cs="Calibri"/>
                <w:sz w:val="18"/>
                <w:szCs w:val="18"/>
              </w:rPr>
              <w:t>.</w:t>
            </w:r>
          </w:p>
        </w:tc>
        <w:tc>
          <w:tcPr>
            <w:tcW w:w="2129" w:type="dxa"/>
            <w:tcBorders>
              <w:top w:val="single" w:sz="4" w:space="0" w:color="999999"/>
              <w:left w:val="single" w:sz="4" w:space="0" w:color="999999"/>
              <w:bottom w:val="single" w:sz="4" w:space="0" w:color="999999"/>
              <w:right w:val="single" w:sz="4" w:space="0" w:color="999999"/>
            </w:tcBorders>
          </w:tcPr>
          <w:p w14:paraId="643AB4B8" w14:textId="3716E060" w:rsidR="00F62E80" w:rsidRPr="00F62E80" w:rsidRDefault="00F62E80" w:rsidP="00F62E80">
            <w:pPr>
              <w:rPr>
                <w:rFonts w:cs="Calibri"/>
                <w:b/>
                <w:bCs/>
                <w:sz w:val="18"/>
                <w:szCs w:val="18"/>
              </w:rPr>
            </w:pPr>
            <w:r w:rsidRPr="00F62E80">
              <w:rPr>
                <w:rFonts w:cs="Calibri"/>
                <w:sz w:val="18"/>
                <w:szCs w:val="18"/>
              </w:rPr>
              <w:t>Confirm with team</w:t>
            </w:r>
          </w:p>
        </w:tc>
      </w:tr>
    </w:tbl>
    <w:p w14:paraId="7375B0E5" w14:textId="77777777" w:rsidR="007937D9" w:rsidRDefault="00000000">
      <w:r>
        <w:br w:type="page"/>
      </w:r>
    </w:p>
    <w:p w14:paraId="05102C1E" w14:textId="77777777" w:rsidR="007937D9" w:rsidRDefault="00000000">
      <w:pPr>
        <w:pStyle w:val="Heading1"/>
      </w:pPr>
      <w:bookmarkStart w:id="105" w:name="_Toc230083210"/>
      <w:r>
        <w:lastRenderedPageBreak/>
        <w:t>8. Version History</w:t>
      </w:r>
      <w:bookmarkEnd w:id="105"/>
    </w:p>
    <w:tbl>
      <w:tblPr>
        <w:tblStyle w:val="TableGrid"/>
        <w:tblW w:w="0" w:type="auto"/>
        <w:tblLook w:val="04A0" w:firstRow="1" w:lastRow="0" w:firstColumn="1" w:lastColumn="0" w:noHBand="0" w:noVBand="1"/>
      </w:tblPr>
      <w:tblGrid>
        <w:gridCol w:w="863"/>
        <w:gridCol w:w="1295"/>
        <w:gridCol w:w="2445"/>
        <w:gridCol w:w="4747"/>
      </w:tblGrid>
      <w:tr w:rsidR="007937D9" w14:paraId="4A434973" w14:textId="77777777" w:rsidTr="00F62E80">
        <w:tc>
          <w:tcPr>
            <w:tcW w:w="863" w:type="dxa"/>
            <w:tcBorders>
              <w:top w:val="single" w:sz="4" w:space="0" w:color="2E5E8E"/>
              <w:left w:val="single" w:sz="4" w:space="0" w:color="2E5E8E"/>
              <w:bottom w:val="single" w:sz="4" w:space="0" w:color="2E5E8E"/>
              <w:right w:val="single" w:sz="4" w:space="0" w:color="2E5E8E"/>
            </w:tcBorders>
            <w:shd w:val="clear" w:color="auto" w:fill="2E5E8E"/>
          </w:tcPr>
          <w:p w14:paraId="5879362A" w14:textId="77777777" w:rsidR="007937D9" w:rsidRDefault="00000000">
            <w:pPr>
              <w:jc w:val="center"/>
            </w:pPr>
            <w:r>
              <w:rPr>
                <w:b/>
                <w:color w:val="FFFFFF"/>
                <w:sz w:val="18"/>
              </w:rPr>
              <w:t>Version</w:t>
            </w:r>
          </w:p>
        </w:tc>
        <w:tc>
          <w:tcPr>
            <w:tcW w:w="1295" w:type="dxa"/>
            <w:tcBorders>
              <w:top w:val="single" w:sz="4" w:space="0" w:color="2E5E8E"/>
              <w:left w:val="single" w:sz="4" w:space="0" w:color="2E5E8E"/>
              <w:bottom w:val="single" w:sz="4" w:space="0" w:color="2E5E8E"/>
              <w:right w:val="single" w:sz="4" w:space="0" w:color="2E5E8E"/>
            </w:tcBorders>
            <w:shd w:val="clear" w:color="auto" w:fill="2E5E8E"/>
          </w:tcPr>
          <w:p w14:paraId="3D1FDD19" w14:textId="77777777" w:rsidR="007937D9" w:rsidRDefault="00000000">
            <w:pPr>
              <w:jc w:val="center"/>
            </w:pPr>
            <w:r>
              <w:rPr>
                <w:b/>
                <w:color w:val="FFFFFF"/>
                <w:sz w:val="18"/>
              </w:rPr>
              <w:t>Date</w:t>
            </w:r>
          </w:p>
        </w:tc>
        <w:tc>
          <w:tcPr>
            <w:tcW w:w="2445" w:type="dxa"/>
            <w:tcBorders>
              <w:top w:val="single" w:sz="4" w:space="0" w:color="2E5E8E"/>
              <w:left w:val="single" w:sz="4" w:space="0" w:color="2E5E8E"/>
              <w:bottom w:val="single" w:sz="4" w:space="0" w:color="2E5E8E"/>
              <w:right w:val="single" w:sz="4" w:space="0" w:color="2E5E8E"/>
            </w:tcBorders>
            <w:shd w:val="clear" w:color="auto" w:fill="2E5E8E"/>
          </w:tcPr>
          <w:p w14:paraId="0A71DAE2" w14:textId="77777777" w:rsidR="007937D9" w:rsidRDefault="00000000">
            <w:pPr>
              <w:jc w:val="center"/>
            </w:pPr>
            <w:r>
              <w:rPr>
                <w:b/>
                <w:color w:val="FFFFFF"/>
                <w:sz w:val="18"/>
              </w:rPr>
              <w:t>Author</w:t>
            </w:r>
          </w:p>
        </w:tc>
        <w:tc>
          <w:tcPr>
            <w:tcW w:w="4747" w:type="dxa"/>
            <w:tcBorders>
              <w:top w:val="single" w:sz="4" w:space="0" w:color="2E5E8E"/>
              <w:left w:val="single" w:sz="4" w:space="0" w:color="2E5E8E"/>
              <w:bottom w:val="single" w:sz="4" w:space="0" w:color="2E5E8E"/>
              <w:right w:val="single" w:sz="4" w:space="0" w:color="2E5E8E"/>
            </w:tcBorders>
            <w:shd w:val="clear" w:color="auto" w:fill="2E5E8E"/>
          </w:tcPr>
          <w:p w14:paraId="4CE6B890" w14:textId="77777777" w:rsidR="007937D9" w:rsidRDefault="00000000">
            <w:pPr>
              <w:jc w:val="center"/>
            </w:pPr>
            <w:r>
              <w:rPr>
                <w:b/>
                <w:color w:val="FFFFFF"/>
                <w:sz w:val="18"/>
              </w:rPr>
              <w:t>Changes</w:t>
            </w:r>
          </w:p>
        </w:tc>
      </w:tr>
      <w:tr w:rsidR="007937D9" w14:paraId="0C3E0AFF" w14:textId="77777777" w:rsidTr="00F62E80">
        <w:tc>
          <w:tcPr>
            <w:tcW w:w="863" w:type="dxa"/>
            <w:tcBorders>
              <w:top w:val="single" w:sz="4" w:space="0" w:color="999999"/>
              <w:left w:val="single" w:sz="4" w:space="0" w:color="999999"/>
              <w:bottom w:val="single" w:sz="4" w:space="0" w:color="999999"/>
              <w:right w:val="single" w:sz="4" w:space="0" w:color="999999"/>
            </w:tcBorders>
          </w:tcPr>
          <w:p w14:paraId="12659227" w14:textId="77777777" w:rsidR="007937D9" w:rsidRDefault="00000000">
            <w:r>
              <w:rPr>
                <w:sz w:val="18"/>
              </w:rPr>
              <w:t>1.0</w:t>
            </w:r>
          </w:p>
        </w:tc>
        <w:tc>
          <w:tcPr>
            <w:tcW w:w="1295" w:type="dxa"/>
            <w:tcBorders>
              <w:top w:val="single" w:sz="4" w:space="0" w:color="999999"/>
              <w:left w:val="single" w:sz="4" w:space="0" w:color="999999"/>
              <w:bottom w:val="single" w:sz="4" w:space="0" w:color="999999"/>
              <w:right w:val="single" w:sz="4" w:space="0" w:color="999999"/>
            </w:tcBorders>
          </w:tcPr>
          <w:p w14:paraId="5DA49FAF" w14:textId="77777777" w:rsidR="007937D9" w:rsidRDefault="00000000">
            <w:r>
              <w:rPr>
                <w:sz w:val="18"/>
              </w:rPr>
              <w:t>May 2026</w:t>
            </w:r>
          </w:p>
        </w:tc>
        <w:tc>
          <w:tcPr>
            <w:tcW w:w="2445" w:type="dxa"/>
            <w:tcBorders>
              <w:top w:val="single" w:sz="4" w:space="0" w:color="999999"/>
              <w:left w:val="single" w:sz="4" w:space="0" w:color="999999"/>
              <w:bottom w:val="single" w:sz="4" w:space="0" w:color="999999"/>
              <w:right w:val="single" w:sz="4" w:space="0" w:color="999999"/>
            </w:tcBorders>
          </w:tcPr>
          <w:p w14:paraId="0F8EDB49" w14:textId="3C2A583F" w:rsidR="007937D9" w:rsidRDefault="00616EEF">
            <w:r>
              <w:rPr>
                <w:sz w:val="18"/>
              </w:rPr>
              <w:t>Kristin Flemons</w:t>
            </w:r>
          </w:p>
        </w:tc>
        <w:tc>
          <w:tcPr>
            <w:tcW w:w="4747" w:type="dxa"/>
            <w:tcBorders>
              <w:top w:val="single" w:sz="4" w:space="0" w:color="999999"/>
              <w:left w:val="single" w:sz="4" w:space="0" w:color="999999"/>
              <w:bottom w:val="single" w:sz="4" w:space="0" w:color="999999"/>
              <w:right w:val="single" w:sz="4" w:space="0" w:color="999999"/>
            </w:tcBorders>
          </w:tcPr>
          <w:p w14:paraId="767F49C5" w14:textId="77777777" w:rsidR="007937D9" w:rsidRDefault="00000000">
            <w:r>
              <w:rPr>
                <w:sz w:val="18"/>
              </w:rPr>
              <w:t>Initial version</w:t>
            </w:r>
          </w:p>
        </w:tc>
      </w:tr>
      <w:tr w:rsidR="007937D9" w14:paraId="0011F0B7" w14:textId="77777777" w:rsidTr="00F62E80">
        <w:tc>
          <w:tcPr>
            <w:tcW w:w="863" w:type="dxa"/>
            <w:tcBorders>
              <w:top w:val="single" w:sz="4" w:space="0" w:color="999999"/>
              <w:left w:val="single" w:sz="4" w:space="0" w:color="999999"/>
              <w:bottom w:val="single" w:sz="4" w:space="0" w:color="999999"/>
              <w:right w:val="single" w:sz="4" w:space="0" w:color="999999"/>
            </w:tcBorders>
            <w:shd w:val="clear" w:color="auto" w:fill="EBF2FA"/>
          </w:tcPr>
          <w:p w14:paraId="43389900" w14:textId="77777777" w:rsidR="007937D9" w:rsidRDefault="00000000">
            <w:r>
              <w:rPr>
                <w:sz w:val="18"/>
              </w:rPr>
              <w:t>1.1</w:t>
            </w:r>
          </w:p>
        </w:tc>
        <w:tc>
          <w:tcPr>
            <w:tcW w:w="1295" w:type="dxa"/>
            <w:tcBorders>
              <w:top w:val="single" w:sz="4" w:space="0" w:color="999999"/>
              <w:left w:val="single" w:sz="4" w:space="0" w:color="999999"/>
              <w:bottom w:val="single" w:sz="4" w:space="0" w:color="999999"/>
              <w:right w:val="single" w:sz="4" w:space="0" w:color="999999"/>
            </w:tcBorders>
            <w:shd w:val="clear" w:color="auto" w:fill="EBF2FA"/>
          </w:tcPr>
          <w:p w14:paraId="6D526FF6" w14:textId="77777777" w:rsidR="007937D9" w:rsidRDefault="00000000">
            <w:r>
              <w:rPr>
                <w:sz w:val="18"/>
              </w:rPr>
              <w:t>May 2026</w:t>
            </w:r>
          </w:p>
        </w:tc>
        <w:tc>
          <w:tcPr>
            <w:tcW w:w="2445" w:type="dxa"/>
            <w:tcBorders>
              <w:top w:val="single" w:sz="4" w:space="0" w:color="999999"/>
              <w:left w:val="single" w:sz="4" w:space="0" w:color="999999"/>
              <w:bottom w:val="single" w:sz="4" w:space="0" w:color="999999"/>
              <w:right w:val="single" w:sz="4" w:space="0" w:color="999999"/>
            </w:tcBorders>
            <w:shd w:val="clear" w:color="auto" w:fill="EBF2FA"/>
          </w:tcPr>
          <w:p w14:paraId="0E9E1DD7" w14:textId="7256C4B6" w:rsidR="007937D9" w:rsidRDefault="00000000">
            <w:r>
              <w:rPr>
                <w:sz w:val="18"/>
              </w:rPr>
              <w:t>Kristin Flemons</w:t>
            </w:r>
          </w:p>
        </w:tc>
        <w:tc>
          <w:tcPr>
            <w:tcW w:w="4747" w:type="dxa"/>
            <w:tcBorders>
              <w:top w:val="single" w:sz="4" w:space="0" w:color="999999"/>
              <w:left w:val="single" w:sz="4" w:space="0" w:color="999999"/>
              <w:bottom w:val="single" w:sz="4" w:space="0" w:color="999999"/>
              <w:right w:val="single" w:sz="4" w:space="0" w:color="999999"/>
            </w:tcBorders>
            <w:shd w:val="clear" w:color="auto" w:fill="EBF2FA"/>
          </w:tcPr>
          <w:p w14:paraId="62EB831E" w14:textId="77777777" w:rsidR="007937D9" w:rsidRDefault="00000000">
            <w:r>
              <w:rPr>
                <w:sz w:val="18"/>
              </w:rPr>
              <w:t>FK corrections; removed redundant fields; renamed Contract_Financial; expanded Admin_Events; Health_Corridor; updated report types</w:t>
            </w:r>
          </w:p>
        </w:tc>
      </w:tr>
      <w:tr w:rsidR="007937D9" w14:paraId="1CBC6104" w14:textId="77777777" w:rsidTr="00F62E80">
        <w:tc>
          <w:tcPr>
            <w:tcW w:w="863" w:type="dxa"/>
            <w:tcBorders>
              <w:top w:val="single" w:sz="4" w:space="0" w:color="999999"/>
              <w:left w:val="single" w:sz="4" w:space="0" w:color="999999"/>
              <w:bottom w:val="single" w:sz="4" w:space="0" w:color="999999"/>
              <w:right w:val="single" w:sz="4" w:space="0" w:color="999999"/>
            </w:tcBorders>
          </w:tcPr>
          <w:p w14:paraId="4B4C55A7" w14:textId="77777777" w:rsidR="007937D9" w:rsidRDefault="00000000">
            <w:r>
              <w:rPr>
                <w:sz w:val="18"/>
              </w:rPr>
              <w:t>1.2</w:t>
            </w:r>
          </w:p>
        </w:tc>
        <w:tc>
          <w:tcPr>
            <w:tcW w:w="1295" w:type="dxa"/>
            <w:tcBorders>
              <w:top w:val="single" w:sz="4" w:space="0" w:color="999999"/>
              <w:left w:val="single" w:sz="4" w:space="0" w:color="999999"/>
              <w:bottom w:val="single" w:sz="4" w:space="0" w:color="999999"/>
              <w:right w:val="single" w:sz="4" w:space="0" w:color="999999"/>
            </w:tcBorders>
          </w:tcPr>
          <w:p w14:paraId="4A7EB1D9" w14:textId="77777777" w:rsidR="007937D9" w:rsidRDefault="00000000">
            <w:r>
              <w:rPr>
                <w:sz w:val="18"/>
              </w:rPr>
              <w:t>May 2026</w:t>
            </w:r>
          </w:p>
        </w:tc>
        <w:tc>
          <w:tcPr>
            <w:tcW w:w="2445" w:type="dxa"/>
            <w:tcBorders>
              <w:top w:val="single" w:sz="4" w:space="0" w:color="999999"/>
              <w:left w:val="single" w:sz="4" w:space="0" w:color="999999"/>
              <w:bottom w:val="single" w:sz="4" w:space="0" w:color="999999"/>
              <w:right w:val="single" w:sz="4" w:space="0" w:color="999999"/>
            </w:tcBorders>
          </w:tcPr>
          <w:p w14:paraId="7979B290" w14:textId="6E6A93C4" w:rsidR="007937D9" w:rsidRDefault="00616EEF">
            <w:r>
              <w:rPr>
                <w:sz w:val="18"/>
              </w:rPr>
              <w:t>Kristin Flemons</w:t>
            </w:r>
          </w:p>
        </w:tc>
        <w:tc>
          <w:tcPr>
            <w:tcW w:w="4747" w:type="dxa"/>
            <w:tcBorders>
              <w:top w:val="single" w:sz="4" w:space="0" w:color="999999"/>
              <w:left w:val="single" w:sz="4" w:space="0" w:color="999999"/>
              <w:bottom w:val="single" w:sz="4" w:space="0" w:color="999999"/>
              <w:right w:val="single" w:sz="4" w:space="0" w:color="999999"/>
            </w:tcBorders>
          </w:tcPr>
          <w:p w14:paraId="4CC42B42" w14:textId="77777777" w:rsidR="007937D9" w:rsidRDefault="00000000">
            <w:r>
              <w:rPr>
                <w:sz w:val="18"/>
              </w:rPr>
              <w:t>Single SharePoint site; removed custom PK IDs; added 10 new lists; expanded Admin_Events and Activity_Family_Registry; Document_Link; Community_ID on HL_Activity_Instance; new lookup categories</w:t>
            </w:r>
          </w:p>
        </w:tc>
      </w:tr>
      <w:tr w:rsidR="007937D9" w14:paraId="4CC6798D" w14:textId="77777777" w:rsidTr="00F62E80">
        <w:tc>
          <w:tcPr>
            <w:tcW w:w="863" w:type="dxa"/>
            <w:tcBorders>
              <w:top w:val="single" w:sz="4" w:space="0" w:color="999999"/>
              <w:left w:val="single" w:sz="4" w:space="0" w:color="999999"/>
              <w:bottom w:val="single" w:sz="4" w:space="0" w:color="999999"/>
              <w:right w:val="single" w:sz="4" w:space="0" w:color="999999"/>
            </w:tcBorders>
            <w:shd w:val="clear" w:color="auto" w:fill="EBF2FA"/>
          </w:tcPr>
          <w:p w14:paraId="01E2885C" w14:textId="77777777" w:rsidR="007937D9" w:rsidRDefault="00000000">
            <w:r>
              <w:rPr>
                <w:sz w:val="18"/>
              </w:rPr>
              <w:t>1.3</w:t>
            </w:r>
          </w:p>
        </w:tc>
        <w:tc>
          <w:tcPr>
            <w:tcW w:w="1295" w:type="dxa"/>
            <w:tcBorders>
              <w:top w:val="single" w:sz="4" w:space="0" w:color="999999"/>
              <w:left w:val="single" w:sz="4" w:space="0" w:color="999999"/>
              <w:bottom w:val="single" w:sz="4" w:space="0" w:color="999999"/>
              <w:right w:val="single" w:sz="4" w:space="0" w:color="999999"/>
            </w:tcBorders>
            <w:shd w:val="clear" w:color="auto" w:fill="EBF2FA"/>
          </w:tcPr>
          <w:p w14:paraId="6A95E3D9" w14:textId="77777777" w:rsidR="007937D9" w:rsidRDefault="00000000">
            <w:r>
              <w:rPr>
                <w:sz w:val="18"/>
              </w:rPr>
              <w:t>May 2026</w:t>
            </w:r>
          </w:p>
        </w:tc>
        <w:tc>
          <w:tcPr>
            <w:tcW w:w="2445" w:type="dxa"/>
            <w:tcBorders>
              <w:top w:val="single" w:sz="4" w:space="0" w:color="999999"/>
              <w:left w:val="single" w:sz="4" w:space="0" w:color="999999"/>
              <w:bottom w:val="single" w:sz="4" w:space="0" w:color="999999"/>
              <w:right w:val="single" w:sz="4" w:space="0" w:color="999999"/>
            </w:tcBorders>
            <w:shd w:val="clear" w:color="auto" w:fill="EBF2FA"/>
          </w:tcPr>
          <w:p w14:paraId="1352DF0B" w14:textId="20B246E7" w:rsidR="007937D9" w:rsidRDefault="00616EEF">
            <w:r>
              <w:rPr>
                <w:sz w:val="18"/>
              </w:rPr>
              <w:t>Kristin Flemons</w:t>
            </w:r>
          </w:p>
        </w:tc>
        <w:tc>
          <w:tcPr>
            <w:tcW w:w="4747" w:type="dxa"/>
            <w:tcBorders>
              <w:top w:val="single" w:sz="4" w:space="0" w:color="999999"/>
              <w:left w:val="single" w:sz="4" w:space="0" w:color="999999"/>
              <w:bottom w:val="single" w:sz="4" w:space="0" w:color="999999"/>
              <w:right w:val="single" w:sz="4" w:space="0" w:color="999999"/>
            </w:tcBorders>
            <w:shd w:val="clear" w:color="auto" w:fill="EBF2FA"/>
          </w:tcPr>
          <w:p w14:paraId="6D435FFE" w14:textId="77777777" w:rsidR="007937D9" w:rsidRDefault="00000000">
            <w:r>
              <w:rPr>
                <w:sz w:val="18"/>
              </w:rPr>
              <w:t>Removed Community_ID from HL_Activity_Instance (transitive join via Contract is correct); applied Choice vs. Lookup→Lookups split (9 categories to native Choice); updated Field Type Conventions; added Appendix A</w:t>
            </w:r>
          </w:p>
        </w:tc>
      </w:tr>
      <w:tr w:rsidR="00F62E80" w14:paraId="4B090C30" w14:textId="77777777" w:rsidTr="001C06AC">
        <w:tc>
          <w:tcPr>
            <w:tcW w:w="863" w:type="dxa"/>
            <w:tcBorders>
              <w:top w:val="single" w:sz="4" w:space="0" w:color="999999"/>
              <w:left w:val="single" w:sz="4" w:space="0" w:color="999999"/>
              <w:bottom w:val="single" w:sz="4" w:space="0" w:color="999999"/>
              <w:right w:val="single" w:sz="4" w:space="0" w:color="999999"/>
            </w:tcBorders>
          </w:tcPr>
          <w:p w14:paraId="1A1EC0BE" w14:textId="66120C68" w:rsidR="00F62E80" w:rsidRDefault="00F62E80">
            <w:pPr>
              <w:rPr>
                <w:sz w:val="18"/>
              </w:rPr>
            </w:pPr>
            <w:r>
              <w:rPr>
                <w:sz w:val="18"/>
              </w:rPr>
              <w:t>1.4</w:t>
            </w:r>
          </w:p>
        </w:tc>
        <w:tc>
          <w:tcPr>
            <w:tcW w:w="1295" w:type="dxa"/>
            <w:tcBorders>
              <w:top w:val="single" w:sz="4" w:space="0" w:color="999999"/>
              <w:left w:val="single" w:sz="4" w:space="0" w:color="999999"/>
              <w:bottom w:val="single" w:sz="4" w:space="0" w:color="999999"/>
              <w:right w:val="single" w:sz="4" w:space="0" w:color="999999"/>
            </w:tcBorders>
          </w:tcPr>
          <w:p w14:paraId="28D4F3D8" w14:textId="5CBE6B7F" w:rsidR="00F62E80" w:rsidRDefault="00F62E80">
            <w:pPr>
              <w:rPr>
                <w:sz w:val="18"/>
              </w:rPr>
            </w:pPr>
            <w:r>
              <w:rPr>
                <w:sz w:val="18"/>
              </w:rPr>
              <w:t>May 2026</w:t>
            </w:r>
          </w:p>
        </w:tc>
        <w:tc>
          <w:tcPr>
            <w:tcW w:w="2445" w:type="dxa"/>
            <w:tcBorders>
              <w:top w:val="single" w:sz="4" w:space="0" w:color="999999"/>
              <w:left w:val="single" w:sz="4" w:space="0" w:color="999999"/>
              <w:bottom w:val="single" w:sz="4" w:space="0" w:color="999999"/>
              <w:right w:val="single" w:sz="4" w:space="0" w:color="999999"/>
            </w:tcBorders>
          </w:tcPr>
          <w:p w14:paraId="0C9B7B01" w14:textId="460483A3" w:rsidR="00F62E80" w:rsidRDefault="00F62E80">
            <w:pPr>
              <w:rPr>
                <w:sz w:val="18"/>
              </w:rPr>
            </w:pPr>
            <w:r>
              <w:rPr>
                <w:sz w:val="18"/>
              </w:rPr>
              <w:t>Kristin Flemons</w:t>
            </w:r>
          </w:p>
        </w:tc>
        <w:tc>
          <w:tcPr>
            <w:tcW w:w="4747" w:type="dxa"/>
            <w:tcBorders>
              <w:top w:val="single" w:sz="4" w:space="0" w:color="999999"/>
              <w:left w:val="single" w:sz="4" w:space="0" w:color="999999"/>
              <w:bottom w:val="single" w:sz="4" w:space="0" w:color="999999"/>
              <w:right w:val="single" w:sz="4" w:space="0" w:color="999999"/>
            </w:tcBorders>
          </w:tcPr>
          <w:p w14:paraId="43CA82CF" w14:textId="26437C60" w:rsidR="00F62E80" w:rsidRDefault="001C06AC">
            <w:pPr>
              <w:rPr>
                <w:sz w:val="18"/>
              </w:rPr>
            </w:pPr>
            <w:r w:rsidRPr="001C06AC">
              <w:rPr>
                <w:sz w:val="18"/>
                <w:szCs w:val="20"/>
              </w:rPr>
              <w:t xml:space="preserve">Full migration to Dataverse-first architecture: updated all field types and terminology; replaced 3 junction tables with native </w:t>
            </w:r>
            <w:proofErr w:type="gramStart"/>
            <w:r w:rsidRPr="001C06AC">
              <w:rPr>
                <w:sz w:val="18"/>
                <w:szCs w:val="20"/>
              </w:rPr>
              <w:t>N:N</w:t>
            </w:r>
            <w:proofErr w:type="gramEnd"/>
            <w:r w:rsidRPr="001C06AC">
              <w:rPr>
                <w:sz w:val="18"/>
                <w:szCs w:val="20"/>
              </w:rPr>
              <w:t xml:space="preserve"> relationships; replaced Lookups table with Global Option Sets; added </w:t>
            </w:r>
            <w:proofErr w:type="spellStart"/>
            <w:r w:rsidRPr="001C06AC">
              <w:rPr>
                <w:sz w:val="18"/>
                <w:szCs w:val="20"/>
              </w:rPr>
              <w:t>Community_Critical_Events</w:t>
            </w:r>
            <w:proofErr w:type="spellEnd"/>
            <w:r w:rsidRPr="001C06AC">
              <w:rPr>
                <w:sz w:val="18"/>
                <w:szCs w:val="20"/>
              </w:rPr>
              <w:t xml:space="preserve"> (3.8) and </w:t>
            </w:r>
            <w:proofErr w:type="spellStart"/>
            <w:r w:rsidRPr="001C06AC">
              <w:rPr>
                <w:sz w:val="18"/>
                <w:szCs w:val="20"/>
              </w:rPr>
              <w:t>HL_Team_Outputs</w:t>
            </w:r>
            <w:proofErr w:type="spellEnd"/>
            <w:r w:rsidRPr="001C06AC">
              <w:rPr>
                <w:sz w:val="18"/>
                <w:szCs w:val="20"/>
              </w:rPr>
              <w:t xml:space="preserve"> (3.21); rewrote Appendix A for Dataverse</w:t>
            </w:r>
          </w:p>
        </w:tc>
      </w:tr>
      <w:tr w:rsidR="00F62E80" w14:paraId="12D2B659" w14:textId="77777777" w:rsidTr="00F62E80">
        <w:tc>
          <w:tcPr>
            <w:tcW w:w="863" w:type="dxa"/>
            <w:tcBorders>
              <w:top w:val="single" w:sz="4" w:space="0" w:color="999999"/>
              <w:left w:val="single" w:sz="4" w:space="0" w:color="999999"/>
              <w:bottom w:val="single" w:sz="4" w:space="0" w:color="999999"/>
              <w:right w:val="single" w:sz="4" w:space="0" w:color="999999"/>
            </w:tcBorders>
            <w:shd w:val="clear" w:color="auto" w:fill="EBF2FA"/>
          </w:tcPr>
          <w:p w14:paraId="0E2AFCDE" w14:textId="77777777" w:rsidR="00F62E80" w:rsidRDefault="00F62E80">
            <w:pPr>
              <w:rPr>
                <w:sz w:val="18"/>
              </w:rPr>
            </w:pPr>
          </w:p>
        </w:tc>
        <w:tc>
          <w:tcPr>
            <w:tcW w:w="1295" w:type="dxa"/>
            <w:tcBorders>
              <w:top w:val="single" w:sz="4" w:space="0" w:color="999999"/>
              <w:left w:val="single" w:sz="4" w:space="0" w:color="999999"/>
              <w:bottom w:val="single" w:sz="4" w:space="0" w:color="999999"/>
              <w:right w:val="single" w:sz="4" w:space="0" w:color="999999"/>
            </w:tcBorders>
            <w:shd w:val="clear" w:color="auto" w:fill="EBF2FA"/>
          </w:tcPr>
          <w:p w14:paraId="22339236" w14:textId="77777777" w:rsidR="00F62E80" w:rsidRDefault="00F62E80">
            <w:pPr>
              <w:rPr>
                <w:sz w:val="18"/>
              </w:rPr>
            </w:pPr>
          </w:p>
        </w:tc>
        <w:tc>
          <w:tcPr>
            <w:tcW w:w="2445" w:type="dxa"/>
            <w:tcBorders>
              <w:top w:val="single" w:sz="4" w:space="0" w:color="999999"/>
              <w:left w:val="single" w:sz="4" w:space="0" w:color="999999"/>
              <w:bottom w:val="single" w:sz="4" w:space="0" w:color="999999"/>
              <w:right w:val="single" w:sz="4" w:space="0" w:color="999999"/>
            </w:tcBorders>
            <w:shd w:val="clear" w:color="auto" w:fill="EBF2FA"/>
          </w:tcPr>
          <w:p w14:paraId="2F7CF8FC" w14:textId="77777777" w:rsidR="00F62E80" w:rsidRDefault="00F62E80">
            <w:pPr>
              <w:rPr>
                <w:sz w:val="18"/>
              </w:rPr>
            </w:pPr>
          </w:p>
        </w:tc>
        <w:tc>
          <w:tcPr>
            <w:tcW w:w="4747" w:type="dxa"/>
            <w:tcBorders>
              <w:top w:val="single" w:sz="4" w:space="0" w:color="999999"/>
              <w:left w:val="single" w:sz="4" w:space="0" w:color="999999"/>
              <w:bottom w:val="single" w:sz="4" w:space="0" w:color="999999"/>
              <w:right w:val="single" w:sz="4" w:space="0" w:color="999999"/>
            </w:tcBorders>
            <w:shd w:val="clear" w:color="auto" w:fill="EBF2FA"/>
          </w:tcPr>
          <w:p w14:paraId="6868AD71" w14:textId="77777777" w:rsidR="00F62E80" w:rsidRDefault="00F62E80">
            <w:pPr>
              <w:rPr>
                <w:sz w:val="18"/>
              </w:rPr>
            </w:pPr>
          </w:p>
        </w:tc>
      </w:tr>
      <w:tr w:rsidR="001C06AC" w14:paraId="716321BD" w14:textId="77777777" w:rsidTr="001C06AC">
        <w:tc>
          <w:tcPr>
            <w:tcW w:w="863" w:type="dxa"/>
            <w:tcBorders>
              <w:top w:val="single" w:sz="4" w:space="0" w:color="999999"/>
              <w:left w:val="single" w:sz="4" w:space="0" w:color="999999"/>
              <w:bottom w:val="single" w:sz="4" w:space="0" w:color="999999"/>
              <w:right w:val="single" w:sz="4" w:space="0" w:color="999999"/>
            </w:tcBorders>
          </w:tcPr>
          <w:p w14:paraId="250ADC36" w14:textId="77777777" w:rsidR="001C06AC" w:rsidRDefault="001C06AC">
            <w:pPr>
              <w:rPr>
                <w:sz w:val="18"/>
              </w:rPr>
            </w:pPr>
          </w:p>
        </w:tc>
        <w:tc>
          <w:tcPr>
            <w:tcW w:w="1295" w:type="dxa"/>
            <w:tcBorders>
              <w:top w:val="single" w:sz="4" w:space="0" w:color="999999"/>
              <w:left w:val="single" w:sz="4" w:space="0" w:color="999999"/>
              <w:bottom w:val="single" w:sz="4" w:space="0" w:color="999999"/>
              <w:right w:val="single" w:sz="4" w:space="0" w:color="999999"/>
            </w:tcBorders>
          </w:tcPr>
          <w:p w14:paraId="2CAEC3E8" w14:textId="77777777" w:rsidR="001C06AC" w:rsidRDefault="001C06AC">
            <w:pPr>
              <w:rPr>
                <w:sz w:val="18"/>
              </w:rPr>
            </w:pPr>
          </w:p>
        </w:tc>
        <w:tc>
          <w:tcPr>
            <w:tcW w:w="2445" w:type="dxa"/>
            <w:tcBorders>
              <w:top w:val="single" w:sz="4" w:space="0" w:color="999999"/>
              <w:left w:val="single" w:sz="4" w:space="0" w:color="999999"/>
              <w:bottom w:val="single" w:sz="4" w:space="0" w:color="999999"/>
              <w:right w:val="single" w:sz="4" w:space="0" w:color="999999"/>
            </w:tcBorders>
          </w:tcPr>
          <w:p w14:paraId="479E6F47" w14:textId="77777777" w:rsidR="001C06AC" w:rsidRDefault="001C06AC">
            <w:pPr>
              <w:rPr>
                <w:sz w:val="18"/>
              </w:rPr>
            </w:pPr>
          </w:p>
        </w:tc>
        <w:tc>
          <w:tcPr>
            <w:tcW w:w="4747" w:type="dxa"/>
            <w:tcBorders>
              <w:top w:val="single" w:sz="4" w:space="0" w:color="999999"/>
              <w:left w:val="single" w:sz="4" w:space="0" w:color="999999"/>
              <w:bottom w:val="single" w:sz="4" w:space="0" w:color="999999"/>
              <w:right w:val="single" w:sz="4" w:space="0" w:color="999999"/>
            </w:tcBorders>
          </w:tcPr>
          <w:p w14:paraId="241FC206" w14:textId="77777777" w:rsidR="001C06AC" w:rsidRDefault="001C06AC">
            <w:pPr>
              <w:rPr>
                <w:sz w:val="18"/>
              </w:rPr>
            </w:pPr>
          </w:p>
        </w:tc>
      </w:tr>
      <w:tr w:rsidR="001C06AC" w14:paraId="55479A26" w14:textId="77777777" w:rsidTr="00F62E80">
        <w:tc>
          <w:tcPr>
            <w:tcW w:w="863" w:type="dxa"/>
            <w:tcBorders>
              <w:top w:val="single" w:sz="4" w:space="0" w:color="999999"/>
              <w:left w:val="single" w:sz="4" w:space="0" w:color="999999"/>
              <w:bottom w:val="single" w:sz="4" w:space="0" w:color="999999"/>
              <w:right w:val="single" w:sz="4" w:space="0" w:color="999999"/>
            </w:tcBorders>
            <w:shd w:val="clear" w:color="auto" w:fill="EBF2FA"/>
          </w:tcPr>
          <w:p w14:paraId="05E2473F" w14:textId="77777777" w:rsidR="001C06AC" w:rsidRDefault="001C06AC">
            <w:pPr>
              <w:rPr>
                <w:sz w:val="18"/>
              </w:rPr>
            </w:pPr>
          </w:p>
        </w:tc>
        <w:tc>
          <w:tcPr>
            <w:tcW w:w="1295" w:type="dxa"/>
            <w:tcBorders>
              <w:top w:val="single" w:sz="4" w:space="0" w:color="999999"/>
              <w:left w:val="single" w:sz="4" w:space="0" w:color="999999"/>
              <w:bottom w:val="single" w:sz="4" w:space="0" w:color="999999"/>
              <w:right w:val="single" w:sz="4" w:space="0" w:color="999999"/>
            </w:tcBorders>
            <w:shd w:val="clear" w:color="auto" w:fill="EBF2FA"/>
          </w:tcPr>
          <w:p w14:paraId="54D3F2F5" w14:textId="77777777" w:rsidR="001C06AC" w:rsidRDefault="001C06AC">
            <w:pPr>
              <w:rPr>
                <w:sz w:val="18"/>
              </w:rPr>
            </w:pPr>
          </w:p>
        </w:tc>
        <w:tc>
          <w:tcPr>
            <w:tcW w:w="2445" w:type="dxa"/>
            <w:tcBorders>
              <w:top w:val="single" w:sz="4" w:space="0" w:color="999999"/>
              <w:left w:val="single" w:sz="4" w:space="0" w:color="999999"/>
              <w:bottom w:val="single" w:sz="4" w:space="0" w:color="999999"/>
              <w:right w:val="single" w:sz="4" w:space="0" w:color="999999"/>
            </w:tcBorders>
            <w:shd w:val="clear" w:color="auto" w:fill="EBF2FA"/>
          </w:tcPr>
          <w:p w14:paraId="621C8E3F" w14:textId="77777777" w:rsidR="001C06AC" w:rsidRDefault="001C06AC">
            <w:pPr>
              <w:rPr>
                <w:sz w:val="18"/>
              </w:rPr>
            </w:pPr>
          </w:p>
        </w:tc>
        <w:tc>
          <w:tcPr>
            <w:tcW w:w="4747" w:type="dxa"/>
            <w:tcBorders>
              <w:top w:val="single" w:sz="4" w:space="0" w:color="999999"/>
              <w:left w:val="single" w:sz="4" w:space="0" w:color="999999"/>
              <w:bottom w:val="single" w:sz="4" w:space="0" w:color="999999"/>
              <w:right w:val="single" w:sz="4" w:space="0" w:color="999999"/>
            </w:tcBorders>
            <w:shd w:val="clear" w:color="auto" w:fill="EBF2FA"/>
          </w:tcPr>
          <w:p w14:paraId="7C8A00A4" w14:textId="77777777" w:rsidR="001C06AC" w:rsidRDefault="001C06AC">
            <w:pPr>
              <w:rPr>
                <w:sz w:val="18"/>
              </w:rPr>
            </w:pPr>
          </w:p>
        </w:tc>
      </w:tr>
      <w:tr w:rsidR="001C06AC" w14:paraId="648A4153" w14:textId="77777777" w:rsidTr="001C06AC">
        <w:tc>
          <w:tcPr>
            <w:tcW w:w="863" w:type="dxa"/>
            <w:tcBorders>
              <w:top w:val="single" w:sz="4" w:space="0" w:color="999999"/>
              <w:left w:val="single" w:sz="4" w:space="0" w:color="999999"/>
              <w:bottom w:val="single" w:sz="4" w:space="0" w:color="999999"/>
              <w:right w:val="single" w:sz="4" w:space="0" w:color="999999"/>
            </w:tcBorders>
          </w:tcPr>
          <w:p w14:paraId="64A591FD" w14:textId="77777777" w:rsidR="001C06AC" w:rsidRDefault="001C06AC">
            <w:pPr>
              <w:rPr>
                <w:sz w:val="18"/>
              </w:rPr>
            </w:pPr>
          </w:p>
        </w:tc>
        <w:tc>
          <w:tcPr>
            <w:tcW w:w="1295" w:type="dxa"/>
            <w:tcBorders>
              <w:top w:val="single" w:sz="4" w:space="0" w:color="999999"/>
              <w:left w:val="single" w:sz="4" w:space="0" w:color="999999"/>
              <w:bottom w:val="single" w:sz="4" w:space="0" w:color="999999"/>
              <w:right w:val="single" w:sz="4" w:space="0" w:color="999999"/>
            </w:tcBorders>
          </w:tcPr>
          <w:p w14:paraId="3EDE716D" w14:textId="77777777" w:rsidR="001C06AC" w:rsidRDefault="001C06AC">
            <w:pPr>
              <w:rPr>
                <w:sz w:val="18"/>
              </w:rPr>
            </w:pPr>
          </w:p>
        </w:tc>
        <w:tc>
          <w:tcPr>
            <w:tcW w:w="2445" w:type="dxa"/>
            <w:tcBorders>
              <w:top w:val="single" w:sz="4" w:space="0" w:color="999999"/>
              <w:left w:val="single" w:sz="4" w:space="0" w:color="999999"/>
              <w:bottom w:val="single" w:sz="4" w:space="0" w:color="999999"/>
              <w:right w:val="single" w:sz="4" w:space="0" w:color="999999"/>
            </w:tcBorders>
          </w:tcPr>
          <w:p w14:paraId="76B22641" w14:textId="77777777" w:rsidR="001C06AC" w:rsidRDefault="001C06AC">
            <w:pPr>
              <w:rPr>
                <w:sz w:val="18"/>
              </w:rPr>
            </w:pPr>
          </w:p>
        </w:tc>
        <w:tc>
          <w:tcPr>
            <w:tcW w:w="4747" w:type="dxa"/>
            <w:tcBorders>
              <w:top w:val="single" w:sz="4" w:space="0" w:color="999999"/>
              <w:left w:val="single" w:sz="4" w:space="0" w:color="999999"/>
              <w:bottom w:val="single" w:sz="4" w:space="0" w:color="999999"/>
              <w:right w:val="single" w:sz="4" w:space="0" w:color="999999"/>
            </w:tcBorders>
          </w:tcPr>
          <w:p w14:paraId="2B728CA4" w14:textId="77777777" w:rsidR="001C06AC" w:rsidRDefault="001C06AC">
            <w:pPr>
              <w:rPr>
                <w:sz w:val="18"/>
              </w:rPr>
            </w:pPr>
          </w:p>
        </w:tc>
      </w:tr>
      <w:tr w:rsidR="001C06AC" w14:paraId="7317D260" w14:textId="77777777" w:rsidTr="00F62E80">
        <w:tc>
          <w:tcPr>
            <w:tcW w:w="863" w:type="dxa"/>
            <w:tcBorders>
              <w:top w:val="single" w:sz="4" w:space="0" w:color="999999"/>
              <w:left w:val="single" w:sz="4" w:space="0" w:color="999999"/>
              <w:bottom w:val="single" w:sz="4" w:space="0" w:color="999999"/>
              <w:right w:val="single" w:sz="4" w:space="0" w:color="999999"/>
            </w:tcBorders>
            <w:shd w:val="clear" w:color="auto" w:fill="EBF2FA"/>
          </w:tcPr>
          <w:p w14:paraId="491BD871" w14:textId="77777777" w:rsidR="001C06AC" w:rsidRDefault="001C06AC">
            <w:pPr>
              <w:rPr>
                <w:sz w:val="18"/>
              </w:rPr>
            </w:pPr>
          </w:p>
        </w:tc>
        <w:tc>
          <w:tcPr>
            <w:tcW w:w="1295" w:type="dxa"/>
            <w:tcBorders>
              <w:top w:val="single" w:sz="4" w:space="0" w:color="999999"/>
              <w:left w:val="single" w:sz="4" w:space="0" w:color="999999"/>
              <w:bottom w:val="single" w:sz="4" w:space="0" w:color="999999"/>
              <w:right w:val="single" w:sz="4" w:space="0" w:color="999999"/>
            </w:tcBorders>
            <w:shd w:val="clear" w:color="auto" w:fill="EBF2FA"/>
          </w:tcPr>
          <w:p w14:paraId="4C4B47A2" w14:textId="77777777" w:rsidR="001C06AC" w:rsidRDefault="001C06AC">
            <w:pPr>
              <w:rPr>
                <w:sz w:val="18"/>
              </w:rPr>
            </w:pPr>
          </w:p>
        </w:tc>
        <w:tc>
          <w:tcPr>
            <w:tcW w:w="2445" w:type="dxa"/>
            <w:tcBorders>
              <w:top w:val="single" w:sz="4" w:space="0" w:color="999999"/>
              <w:left w:val="single" w:sz="4" w:space="0" w:color="999999"/>
              <w:bottom w:val="single" w:sz="4" w:space="0" w:color="999999"/>
              <w:right w:val="single" w:sz="4" w:space="0" w:color="999999"/>
            </w:tcBorders>
            <w:shd w:val="clear" w:color="auto" w:fill="EBF2FA"/>
          </w:tcPr>
          <w:p w14:paraId="7F07F0DB" w14:textId="77777777" w:rsidR="001C06AC" w:rsidRDefault="001C06AC">
            <w:pPr>
              <w:rPr>
                <w:sz w:val="18"/>
              </w:rPr>
            </w:pPr>
          </w:p>
        </w:tc>
        <w:tc>
          <w:tcPr>
            <w:tcW w:w="4747" w:type="dxa"/>
            <w:tcBorders>
              <w:top w:val="single" w:sz="4" w:space="0" w:color="999999"/>
              <w:left w:val="single" w:sz="4" w:space="0" w:color="999999"/>
              <w:bottom w:val="single" w:sz="4" w:space="0" w:color="999999"/>
              <w:right w:val="single" w:sz="4" w:space="0" w:color="999999"/>
            </w:tcBorders>
            <w:shd w:val="clear" w:color="auto" w:fill="EBF2FA"/>
          </w:tcPr>
          <w:p w14:paraId="6EB00E0C" w14:textId="77777777" w:rsidR="001C06AC" w:rsidRDefault="001C06AC">
            <w:pPr>
              <w:rPr>
                <w:sz w:val="18"/>
              </w:rPr>
            </w:pPr>
          </w:p>
        </w:tc>
      </w:tr>
      <w:tr w:rsidR="001C06AC" w14:paraId="2C239EAE" w14:textId="77777777" w:rsidTr="001C06AC">
        <w:tc>
          <w:tcPr>
            <w:tcW w:w="863" w:type="dxa"/>
            <w:tcBorders>
              <w:top w:val="single" w:sz="4" w:space="0" w:color="999999"/>
              <w:left w:val="single" w:sz="4" w:space="0" w:color="999999"/>
              <w:bottom w:val="single" w:sz="4" w:space="0" w:color="999999"/>
              <w:right w:val="single" w:sz="4" w:space="0" w:color="999999"/>
            </w:tcBorders>
          </w:tcPr>
          <w:p w14:paraId="46D66DBF" w14:textId="77777777" w:rsidR="001C06AC" w:rsidRDefault="001C06AC">
            <w:pPr>
              <w:rPr>
                <w:sz w:val="18"/>
              </w:rPr>
            </w:pPr>
          </w:p>
        </w:tc>
        <w:tc>
          <w:tcPr>
            <w:tcW w:w="1295" w:type="dxa"/>
            <w:tcBorders>
              <w:top w:val="single" w:sz="4" w:space="0" w:color="999999"/>
              <w:left w:val="single" w:sz="4" w:space="0" w:color="999999"/>
              <w:bottom w:val="single" w:sz="4" w:space="0" w:color="999999"/>
              <w:right w:val="single" w:sz="4" w:space="0" w:color="999999"/>
            </w:tcBorders>
          </w:tcPr>
          <w:p w14:paraId="2B3D20FD" w14:textId="77777777" w:rsidR="001C06AC" w:rsidRDefault="001C06AC">
            <w:pPr>
              <w:rPr>
                <w:sz w:val="18"/>
              </w:rPr>
            </w:pPr>
          </w:p>
        </w:tc>
        <w:tc>
          <w:tcPr>
            <w:tcW w:w="2445" w:type="dxa"/>
            <w:tcBorders>
              <w:top w:val="single" w:sz="4" w:space="0" w:color="999999"/>
              <w:left w:val="single" w:sz="4" w:space="0" w:color="999999"/>
              <w:bottom w:val="single" w:sz="4" w:space="0" w:color="999999"/>
              <w:right w:val="single" w:sz="4" w:space="0" w:color="999999"/>
            </w:tcBorders>
          </w:tcPr>
          <w:p w14:paraId="63275343" w14:textId="77777777" w:rsidR="001C06AC" w:rsidRDefault="001C06AC">
            <w:pPr>
              <w:rPr>
                <w:sz w:val="18"/>
              </w:rPr>
            </w:pPr>
          </w:p>
        </w:tc>
        <w:tc>
          <w:tcPr>
            <w:tcW w:w="4747" w:type="dxa"/>
            <w:tcBorders>
              <w:top w:val="single" w:sz="4" w:space="0" w:color="999999"/>
              <w:left w:val="single" w:sz="4" w:space="0" w:color="999999"/>
              <w:bottom w:val="single" w:sz="4" w:space="0" w:color="999999"/>
              <w:right w:val="single" w:sz="4" w:space="0" w:color="999999"/>
            </w:tcBorders>
          </w:tcPr>
          <w:p w14:paraId="76B22ADF" w14:textId="77777777" w:rsidR="001C06AC" w:rsidRDefault="001C06AC">
            <w:pPr>
              <w:rPr>
                <w:sz w:val="18"/>
              </w:rPr>
            </w:pPr>
          </w:p>
        </w:tc>
      </w:tr>
      <w:tr w:rsidR="001C06AC" w14:paraId="6A98675A" w14:textId="77777777" w:rsidTr="00F62E80">
        <w:tc>
          <w:tcPr>
            <w:tcW w:w="863" w:type="dxa"/>
            <w:tcBorders>
              <w:top w:val="single" w:sz="4" w:space="0" w:color="999999"/>
              <w:left w:val="single" w:sz="4" w:space="0" w:color="999999"/>
              <w:bottom w:val="single" w:sz="4" w:space="0" w:color="999999"/>
              <w:right w:val="single" w:sz="4" w:space="0" w:color="999999"/>
            </w:tcBorders>
            <w:shd w:val="clear" w:color="auto" w:fill="EBF2FA"/>
          </w:tcPr>
          <w:p w14:paraId="51DBA298" w14:textId="77777777" w:rsidR="001C06AC" w:rsidRDefault="001C06AC">
            <w:pPr>
              <w:rPr>
                <w:sz w:val="18"/>
              </w:rPr>
            </w:pPr>
          </w:p>
        </w:tc>
        <w:tc>
          <w:tcPr>
            <w:tcW w:w="1295" w:type="dxa"/>
            <w:tcBorders>
              <w:top w:val="single" w:sz="4" w:space="0" w:color="999999"/>
              <w:left w:val="single" w:sz="4" w:space="0" w:color="999999"/>
              <w:bottom w:val="single" w:sz="4" w:space="0" w:color="999999"/>
              <w:right w:val="single" w:sz="4" w:space="0" w:color="999999"/>
            </w:tcBorders>
            <w:shd w:val="clear" w:color="auto" w:fill="EBF2FA"/>
          </w:tcPr>
          <w:p w14:paraId="71F9859F" w14:textId="77777777" w:rsidR="001C06AC" w:rsidRDefault="001C06AC">
            <w:pPr>
              <w:rPr>
                <w:sz w:val="18"/>
              </w:rPr>
            </w:pPr>
          </w:p>
        </w:tc>
        <w:tc>
          <w:tcPr>
            <w:tcW w:w="2445" w:type="dxa"/>
            <w:tcBorders>
              <w:top w:val="single" w:sz="4" w:space="0" w:color="999999"/>
              <w:left w:val="single" w:sz="4" w:space="0" w:color="999999"/>
              <w:bottom w:val="single" w:sz="4" w:space="0" w:color="999999"/>
              <w:right w:val="single" w:sz="4" w:space="0" w:color="999999"/>
            </w:tcBorders>
            <w:shd w:val="clear" w:color="auto" w:fill="EBF2FA"/>
          </w:tcPr>
          <w:p w14:paraId="0C880DE4" w14:textId="77777777" w:rsidR="001C06AC" w:rsidRDefault="001C06AC">
            <w:pPr>
              <w:rPr>
                <w:sz w:val="18"/>
              </w:rPr>
            </w:pPr>
          </w:p>
        </w:tc>
        <w:tc>
          <w:tcPr>
            <w:tcW w:w="4747" w:type="dxa"/>
            <w:tcBorders>
              <w:top w:val="single" w:sz="4" w:space="0" w:color="999999"/>
              <w:left w:val="single" w:sz="4" w:space="0" w:color="999999"/>
              <w:bottom w:val="single" w:sz="4" w:space="0" w:color="999999"/>
              <w:right w:val="single" w:sz="4" w:space="0" w:color="999999"/>
            </w:tcBorders>
            <w:shd w:val="clear" w:color="auto" w:fill="EBF2FA"/>
          </w:tcPr>
          <w:p w14:paraId="5A89914F" w14:textId="77777777" w:rsidR="001C06AC" w:rsidRDefault="001C06AC">
            <w:pPr>
              <w:rPr>
                <w:sz w:val="18"/>
              </w:rPr>
            </w:pPr>
          </w:p>
        </w:tc>
      </w:tr>
    </w:tbl>
    <w:p w14:paraId="7531EDD0" w14:textId="77777777" w:rsidR="007937D9" w:rsidRDefault="00000000">
      <w:r>
        <w:br w:type="page"/>
      </w:r>
    </w:p>
    <w:p w14:paraId="177D2B5E" w14:textId="4981DEA3" w:rsidR="007937D9" w:rsidRDefault="00000000">
      <w:pPr>
        <w:pStyle w:val="Heading1"/>
      </w:pPr>
      <w:bookmarkStart w:id="106" w:name="_Toc230083211"/>
      <w:r>
        <w:lastRenderedPageBreak/>
        <w:t xml:space="preserve">Appendix A: </w:t>
      </w:r>
      <w:r w:rsidR="00E55720">
        <w:t>Dataverse Build</w:t>
      </w:r>
      <w:r>
        <w:t xml:space="preserve"> and Power Apps Design Notes</w:t>
      </w:r>
      <w:bookmarkEnd w:id="106"/>
    </w:p>
    <w:p w14:paraId="37F570B8" w14:textId="70A53EB5" w:rsidR="007937D9" w:rsidRDefault="00000000">
      <w:pPr>
        <w:pStyle w:val="Heading2"/>
      </w:pPr>
      <w:bookmarkStart w:id="107" w:name="_Toc230083212"/>
      <w:proofErr w:type="gramStart"/>
      <w:r>
        <w:t>A.1  Column</w:t>
      </w:r>
      <w:proofErr w:type="gramEnd"/>
      <w:r>
        <w:t xml:space="preserve"> Type Setup in </w:t>
      </w:r>
      <w:r w:rsidR="00E55720">
        <w:t>Dataverse</w:t>
      </w:r>
      <w:bookmarkEnd w:id="107"/>
    </w:p>
    <w:tbl>
      <w:tblPr>
        <w:tblStyle w:val="TableGrid"/>
        <w:tblW w:w="0" w:type="auto"/>
        <w:tblLook w:val="04A0" w:firstRow="1" w:lastRow="0" w:firstColumn="1" w:lastColumn="0" w:noHBand="0" w:noVBand="1"/>
      </w:tblPr>
      <w:tblGrid>
        <w:gridCol w:w="2014"/>
        <w:gridCol w:w="2877"/>
        <w:gridCol w:w="4459"/>
      </w:tblGrid>
      <w:tr w:rsidR="007937D9" w14:paraId="3CA1F52D" w14:textId="77777777" w:rsidTr="00E55720">
        <w:tc>
          <w:tcPr>
            <w:tcW w:w="2014" w:type="dxa"/>
            <w:tcBorders>
              <w:top w:val="single" w:sz="4" w:space="0" w:color="2E5E8E"/>
              <w:left w:val="single" w:sz="4" w:space="0" w:color="2E5E8E"/>
              <w:bottom w:val="single" w:sz="4" w:space="0" w:color="2E5E8E"/>
              <w:right w:val="single" w:sz="4" w:space="0" w:color="2E5E8E"/>
            </w:tcBorders>
            <w:shd w:val="clear" w:color="auto" w:fill="2E5E8E"/>
          </w:tcPr>
          <w:p w14:paraId="5DF205D4" w14:textId="77777777" w:rsidR="007937D9" w:rsidRDefault="00000000">
            <w:pPr>
              <w:jc w:val="center"/>
            </w:pPr>
            <w:r>
              <w:rPr>
                <w:b/>
                <w:color w:val="FFFFFF"/>
                <w:sz w:val="18"/>
              </w:rPr>
              <w:t>Schema Type</w:t>
            </w:r>
          </w:p>
        </w:tc>
        <w:tc>
          <w:tcPr>
            <w:tcW w:w="2877" w:type="dxa"/>
            <w:tcBorders>
              <w:top w:val="single" w:sz="4" w:space="0" w:color="2E5E8E"/>
              <w:left w:val="single" w:sz="4" w:space="0" w:color="2E5E8E"/>
              <w:bottom w:val="single" w:sz="4" w:space="0" w:color="2E5E8E"/>
              <w:right w:val="single" w:sz="4" w:space="0" w:color="2E5E8E"/>
            </w:tcBorders>
            <w:shd w:val="clear" w:color="auto" w:fill="2E5E8E"/>
          </w:tcPr>
          <w:p w14:paraId="28D67EB1" w14:textId="7B82BF62" w:rsidR="007937D9" w:rsidRDefault="00000000">
            <w:pPr>
              <w:jc w:val="center"/>
            </w:pPr>
            <w:r>
              <w:rPr>
                <w:b/>
                <w:color w:val="FFFFFF"/>
                <w:sz w:val="18"/>
              </w:rPr>
              <w:t xml:space="preserve">Create as in </w:t>
            </w:r>
            <w:r w:rsidR="00FC7BF6">
              <w:rPr>
                <w:b/>
                <w:color w:val="FFFFFF"/>
                <w:sz w:val="18"/>
              </w:rPr>
              <w:t>Dataverse</w:t>
            </w:r>
          </w:p>
        </w:tc>
        <w:tc>
          <w:tcPr>
            <w:tcW w:w="4459" w:type="dxa"/>
            <w:tcBorders>
              <w:top w:val="single" w:sz="4" w:space="0" w:color="2E5E8E"/>
              <w:left w:val="single" w:sz="4" w:space="0" w:color="2E5E8E"/>
              <w:bottom w:val="single" w:sz="4" w:space="0" w:color="2E5E8E"/>
              <w:right w:val="single" w:sz="4" w:space="0" w:color="2E5E8E"/>
            </w:tcBorders>
            <w:shd w:val="clear" w:color="auto" w:fill="2E5E8E"/>
          </w:tcPr>
          <w:p w14:paraId="47C71CA0" w14:textId="77777777" w:rsidR="007937D9" w:rsidRDefault="00000000">
            <w:pPr>
              <w:jc w:val="center"/>
            </w:pPr>
            <w:r>
              <w:rPr>
                <w:b/>
                <w:color w:val="FFFFFF"/>
                <w:sz w:val="18"/>
              </w:rPr>
              <w:t>Notes</w:t>
            </w:r>
          </w:p>
        </w:tc>
      </w:tr>
      <w:tr w:rsidR="00AC18FA" w14:paraId="36798337" w14:textId="77777777" w:rsidTr="005B2DCF">
        <w:tc>
          <w:tcPr>
            <w:tcW w:w="2014" w:type="dxa"/>
            <w:tcBorders>
              <w:top w:val="single" w:sz="4" w:space="0" w:color="999999"/>
              <w:left w:val="single" w:sz="4" w:space="0" w:color="999999"/>
              <w:bottom w:val="single" w:sz="4" w:space="0" w:color="999999"/>
              <w:right w:val="single" w:sz="4" w:space="0" w:color="999999"/>
            </w:tcBorders>
            <w:vAlign w:val="center"/>
          </w:tcPr>
          <w:p w14:paraId="2C478B07" w14:textId="1E6A8B5F" w:rsidR="00AC18FA" w:rsidRPr="00AC18FA" w:rsidRDefault="00AC18FA" w:rsidP="00AC18FA">
            <w:pPr>
              <w:rPr>
                <w:sz w:val="18"/>
                <w:szCs w:val="20"/>
              </w:rPr>
            </w:pPr>
            <w:r w:rsidRPr="00AC18FA">
              <w:rPr>
                <w:sz w:val="18"/>
                <w:szCs w:val="20"/>
              </w:rPr>
              <w:t>Lookup</w:t>
            </w:r>
          </w:p>
        </w:tc>
        <w:tc>
          <w:tcPr>
            <w:tcW w:w="2877" w:type="dxa"/>
            <w:tcBorders>
              <w:top w:val="single" w:sz="4" w:space="0" w:color="999999"/>
              <w:left w:val="single" w:sz="4" w:space="0" w:color="999999"/>
              <w:bottom w:val="single" w:sz="4" w:space="0" w:color="999999"/>
              <w:right w:val="single" w:sz="4" w:space="0" w:color="999999"/>
            </w:tcBorders>
            <w:vAlign w:val="center"/>
          </w:tcPr>
          <w:p w14:paraId="4FAD508D" w14:textId="78716DC9" w:rsidR="00AC18FA" w:rsidRPr="00AC18FA" w:rsidRDefault="00AC18FA" w:rsidP="00AC18FA">
            <w:pPr>
              <w:rPr>
                <w:sz w:val="18"/>
                <w:szCs w:val="20"/>
              </w:rPr>
            </w:pPr>
            <w:r w:rsidRPr="00AC18FA">
              <w:rPr>
                <w:sz w:val="18"/>
                <w:szCs w:val="20"/>
              </w:rPr>
              <w:t>Table → Columns → New column → Lookup → select related table → choose display column</w:t>
            </w:r>
          </w:p>
        </w:tc>
        <w:tc>
          <w:tcPr>
            <w:tcW w:w="4459" w:type="dxa"/>
            <w:tcBorders>
              <w:top w:val="single" w:sz="4" w:space="0" w:color="999999"/>
              <w:left w:val="single" w:sz="4" w:space="0" w:color="999999"/>
              <w:bottom w:val="single" w:sz="4" w:space="0" w:color="999999"/>
              <w:right w:val="single" w:sz="4" w:space="0" w:color="999999"/>
            </w:tcBorders>
            <w:vAlign w:val="center"/>
          </w:tcPr>
          <w:p w14:paraId="46F8163A" w14:textId="328DB3A7" w:rsidR="00AC18FA" w:rsidRPr="00AC18FA" w:rsidRDefault="00AC18FA" w:rsidP="00AC18FA">
            <w:pPr>
              <w:rPr>
                <w:sz w:val="18"/>
                <w:szCs w:val="20"/>
              </w:rPr>
            </w:pPr>
            <w:r w:rsidRPr="00AC18FA">
              <w:rPr>
                <w:sz w:val="18"/>
                <w:szCs w:val="20"/>
              </w:rPr>
              <w:t>Creates a one-to-many relationship. Renders as a type-ahead lookup in model-driven apps. Cascade behavior configured per relationship (see A.4).</w:t>
            </w:r>
          </w:p>
        </w:tc>
      </w:tr>
      <w:tr w:rsidR="00AC18FA" w14:paraId="7185C3BF" w14:textId="77777777" w:rsidTr="005B2DCF">
        <w:tc>
          <w:tcPr>
            <w:tcW w:w="2014"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6EABAE25" w14:textId="0131DC6C" w:rsidR="00AC18FA" w:rsidRPr="00AC18FA" w:rsidRDefault="00AC18FA" w:rsidP="00AC18FA">
            <w:pPr>
              <w:rPr>
                <w:sz w:val="18"/>
                <w:szCs w:val="20"/>
              </w:rPr>
            </w:pPr>
            <w:r w:rsidRPr="00AC18FA">
              <w:rPr>
                <w:sz w:val="18"/>
                <w:szCs w:val="20"/>
              </w:rPr>
              <w:t>Global Option Set</w:t>
            </w:r>
          </w:p>
        </w:tc>
        <w:tc>
          <w:tcPr>
            <w:tcW w:w="2877"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4B44A120" w14:textId="70E1CB09" w:rsidR="00AC18FA" w:rsidRPr="00AC18FA" w:rsidRDefault="00AC18FA" w:rsidP="00AC18FA">
            <w:pPr>
              <w:rPr>
                <w:sz w:val="18"/>
                <w:szCs w:val="20"/>
              </w:rPr>
            </w:pPr>
            <w:r w:rsidRPr="00AC18FA">
              <w:rPr>
                <w:sz w:val="18"/>
                <w:szCs w:val="20"/>
              </w:rPr>
              <w:t>Solution → Objects → Choices → New choice → add values → mark as Global</w:t>
            </w:r>
          </w:p>
        </w:tc>
        <w:tc>
          <w:tcPr>
            <w:tcW w:w="445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22E620D1" w14:textId="21371421" w:rsidR="00AC18FA" w:rsidRPr="00AC18FA" w:rsidRDefault="00AC18FA" w:rsidP="00AC18FA">
            <w:pPr>
              <w:rPr>
                <w:sz w:val="18"/>
                <w:szCs w:val="20"/>
              </w:rPr>
            </w:pPr>
            <w:r w:rsidRPr="00AC18FA">
              <w:rPr>
                <w:sz w:val="18"/>
                <w:szCs w:val="20"/>
              </w:rPr>
              <w:t>Reference in a column via Column → Choice → Use existing choice. Manage values centrally.</w:t>
            </w:r>
          </w:p>
        </w:tc>
      </w:tr>
      <w:tr w:rsidR="00AC18FA" w14:paraId="5924D34C" w14:textId="77777777" w:rsidTr="005B2DCF">
        <w:tc>
          <w:tcPr>
            <w:tcW w:w="2014" w:type="dxa"/>
            <w:tcBorders>
              <w:top w:val="single" w:sz="4" w:space="0" w:color="999999"/>
              <w:left w:val="single" w:sz="4" w:space="0" w:color="999999"/>
              <w:bottom w:val="single" w:sz="4" w:space="0" w:color="999999"/>
              <w:right w:val="single" w:sz="4" w:space="0" w:color="999999"/>
            </w:tcBorders>
            <w:vAlign w:val="center"/>
          </w:tcPr>
          <w:p w14:paraId="1788DB64" w14:textId="590BFEBE" w:rsidR="00AC18FA" w:rsidRPr="00AC18FA" w:rsidRDefault="00AC18FA" w:rsidP="00AC18FA">
            <w:pPr>
              <w:rPr>
                <w:sz w:val="18"/>
                <w:szCs w:val="20"/>
              </w:rPr>
            </w:pPr>
            <w:r w:rsidRPr="00AC18FA">
              <w:rPr>
                <w:sz w:val="18"/>
                <w:szCs w:val="20"/>
              </w:rPr>
              <w:t>Choice (local)</w:t>
            </w:r>
          </w:p>
        </w:tc>
        <w:tc>
          <w:tcPr>
            <w:tcW w:w="2877" w:type="dxa"/>
            <w:tcBorders>
              <w:top w:val="single" w:sz="4" w:space="0" w:color="999999"/>
              <w:left w:val="single" w:sz="4" w:space="0" w:color="999999"/>
              <w:bottom w:val="single" w:sz="4" w:space="0" w:color="999999"/>
              <w:right w:val="single" w:sz="4" w:space="0" w:color="999999"/>
            </w:tcBorders>
            <w:vAlign w:val="center"/>
          </w:tcPr>
          <w:p w14:paraId="78553788" w14:textId="3C38A72D" w:rsidR="00AC18FA" w:rsidRPr="00AC18FA" w:rsidRDefault="00AC18FA" w:rsidP="00AC18FA">
            <w:pPr>
              <w:rPr>
                <w:sz w:val="18"/>
                <w:szCs w:val="20"/>
              </w:rPr>
            </w:pPr>
            <w:r w:rsidRPr="00AC18FA">
              <w:rPr>
                <w:sz w:val="18"/>
                <w:szCs w:val="20"/>
              </w:rPr>
              <w:t>Column → Choice → define values in column settings</w:t>
            </w:r>
          </w:p>
        </w:tc>
        <w:tc>
          <w:tcPr>
            <w:tcW w:w="4459" w:type="dxa"/>
            <w:tcBorders>
              <w:top w:val="single" w:sz="4" w:space="0" w:color="999999"/>
              <w:left w:val="single" w:sz="4" w:space="0" w:color="999999"/>
              <w:bottom w:val="single" w:sz="4" w:space="0" w:color="999999"/>
              <w:right w:val="single" w:sz="4" w:space="0" w:color="999999"/>
            </w:tcBorders>
            <w:vAlign w:val="center"/>
          </w:tcPr>
          <w:p w14:paraId="7840630D" w14:textId="64722F41" w:rsidR="00AC18FA" w:rsidRPr="00AC18FA" w:rsidRDefault="00AC18FA" w:rsidP="00AC18FA">
            <w:pPr>
              <w:rPr>
                <w:sz w:val="18"/>
                <w:szCs w:val="20"/>
              </w:rPr>
            </w:pPr>
            <w:proofErr w:type="gramStart"/>
            <w:r w:rsidRPr="00AC18FA">
              <w:rPr>
                <w:sz w:val="18"/>
                <w:szCs w:val="20"/>
              </w:rPr>
              <w:t>Single-table</w:t>
            </w:r>
            <w:proofErr w:type="gramEnd"/>
            <w:r w:rsidRPr="00AC18FA">
              <w:rPr>
                <w:sz w:val="18"/>
                <w:szCs w:val="20"/>
              </w:rPr>
              <w:t xml:space="preserve"> use only. Cannot be shared.</w:t>
            </w:r>
          </w:p>
        </w:tc>
      </w:tr>
      <w:tr w:rsidR="00AC18FA" w14:paraId="226FBA46" w14:textId="77777777" w:rsidTr="005B2DCF">
        <w:tc>
          <w:tcPr>
            <w:tcW w:w="2014"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4CB26F4B" w14:textId="0B8BBC83" w:rsidR="00AC18FA" w:rsidRPr="00AC18FA" w:rsidRDefault="00AC18FA" w:rsidP="00AC18FA">
            <w:pPr>
              <w:rPr>
                <w:sz w:val="18"/>
                <w:szCs w:val="20"/>
              </w:rPr>
            </w:pPr>
            <w:r w:rsidRPr="00AC18FA">
              <w:rPr>
                <w:sz w:val="18"/>
                <w:szCs w:val="20"/>
              </w:rPr>
              <w:t>Two Options</w:t>
            </w:r>
          </w:p>
        </w:tc>
        <w:tc>
          <w:tcPr>
            <w:tcW w:w="2877"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746470E7" w14:textId="0ACBB6A6" w:rsidR="00AC18FA" w:rsidRPr="00AC18FA" w:rsidRDefault="00AC18FA" w:rsidP="00AC18FA">
            <w:pPr>
              <w:rPr>
                <w:sz w:val="18"/>
                <w:szCs w:val="20"/>
              </w:rPr>
            </w:pPr>
            <w:r w:rsidRPr="00AC18FA">
              <w:rPr>
                <w:sz w:val="18"/>
                <w:szCs w:val="20"/>
              </w:rPr>
              <w:t>Column → Yes/No</w:t>
            </w:r>
          </w:p>
        </w:tc>
        <w:tc>
          <w:tcPr>
            <w:tcW w:w="445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4C4C33E5" w14:textId="442AB59A" w:rsidR="00AC18FA" w:rsidRPr="00AC18FA" w:rsidRDefault="00AC18FA" w:rsidP="00AC18FA">
            <w:pPr>
              <w:rPr>
                <w:sz w:val="18"/>
                <w:szCs w:val="20"/>
              </w:rPr>
            </w:pPr>
            <w:r w:rsidRPr="00AC18FA">
              <w:rPr>
                <w:sz w:val="18"/>
                <w:szCs w:val="20"/>
              </w:rPr>
              <w:t>Boolean toggle in model-driven forms.</w:t>
            </w:r>
          </w:p>
        </w:tc>
      </w:tr>
      <w:tr w:rsidR="00AC18FA" w14:paraId="3AA81EDC" w14:textId="77777777" w:rsidTr="005B2DCF">
        <w:tc>
          <w:tcPr>
            <w:tcW w:w="2014" w:type="dxa"/>
            <w:tcBorders>
              <w:top w:val="single" w:sz="4" w:space="0" w:color="999999"/>
              <w:left w:val="single" w:sz="4" w:space="0" w:color="999999"/>
              <w:bottom w:val="single" w:sz="4" w:space="0" w:color="999999"/>
              <w:right w:val="single" w:sz="4" w:space="0" w:color="999999"/>
            </w:tcBorders>
            <w:vAlign w:val="center"/>
          </w:tcPr>
          <w:p w14:paraId="1DD7E535" w14:textId="3585B0BC" w:rsidR="00AC18FA" w:rsidRPr="00AC18FA" w:rsidRDefault="00AC18FA" w:rsidP="00AC18FA">
            <w:pPr>
              <w:rPr>
                <w:sz w:val="18"/>
                <w:szCs w:val="20"/>
              </w:rPr>
            </w:pPr>
            <w:r w:rsidRPr="00AC18FA">
              <w:rPr>
                <w:sz w:val="18"/>
                <w:szCs w:val="20"/>
              </w:rPr>
              <w:t>Currency</w:t>
            </w:r>
          </w:p>
        </w:tc>
        <w:tc>
          <w:tcPr>
            <w:tcW w:w="2877" w:type="dxa"/>
            <w:tcBorders>
              <w:top w:val="single" w:sz="4" w:space="0" w:color="999999"/>
              <w:left w:val="single" w:sz="4" w:space="0" w:color="999999"/>
              <w:bottom w:val="single" w:sz="4" w:space="0" w:color="999999"/>
              <w:right w:val="single" w:sz="4" w:space="0" w:color="999999"/>
            </w:tcBorders>
            <w:vAlign w:val="center"/>
          </w:tcPr>
          <w:p w14:paraId="7E80E144" w14:textId="64D9E354" w:rsidR="00AC18FA" w:rsidRPr="00AC18FA" w:rsidRDefault="00AC18FA" w:rsidP="00AC18FA">
            <w:pPr>
              <w:rPr>
                <w:sz w:val="18"/>
                <w:szCs w:val="20"/>
              </w:rPr>
            </w:pPr>
            <w:r w:rsidRPr="00AC18FA">
              <w:rPr>
                <w:sz w:val="18"/>
                <w:szCs w:val="20"/>
              </w:rPr>
              <w:t>Column → Currency</w:t>
            </w:r>
          </w:p>
        </w:tc>
        <w:tc>
          <w:tcPr>
            <w:tcW w:w="4459" w:type="dxa"/>
            <w:tcBorders>
              <w:top w:val="single" w:sz="4" w:space="0" w:color="999999"/>
              <w:left w:val="single" w:sz="4" w:space="0" w:color="999999"/>
              <w:bottom w:val="single" w:sz="4" w:space="0" w:color="999999"/>
              <w:right w:val="single" w:sz="4" w:space="0" w:color="999999"/>
            </w:tcBorders>
            <w:vAlign w:val="center"/>
          </w:tcPr>
          <w:p w14:paraId="314EE4B1" w14:textId="15F2EEDA" w:rsidR="00AC18FA" w:rsidRPr="00AC18FA" w:rsidRDefault="00AC18FA" w:rsidP="00AC18FA">
            <w:pPr>
              <w:rPr>
                <w:sz w:val="18"/>
                <w:szCs w:val="20"/>
              </w:rPr>
            </w:pPr>
            <w:r w:rsidRPr="00AC18FA">
              <w:rPr>
                <w:sz w:val="18"/>
                <w:szCs w:val="20"/>
              </w:rPr>
              <w:t>Default to CAD. Supports calculated and rollup columns.</w:t>
            </w:r>
          </w:p>
        </w:tc>
      </w:tr>
      <w:tr w:rsidR="00AC18FA" w14:paraId="1B7D51F3" w14:textId="77777777" w:rsidTr="005B2DCF">
        <w:tc>
          <w:tcPr>
            <w:tcW w:w="2014"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1359757E" w14:textId="23C1D2CD" w:rsidR="00AC18FA" w:rsidRPr="00AC18FA" w:rsidRDefault="00AC18FA" w:rsidP="00AC18FA">
            <w:pPr>
              <w:rPr>
                <w:sz w:val="18"/>
                <w:szCs w:val="20"/>
              </w:rPr>
            </w:pPr>
            <w:r w:rsidRPr="00AC18FA">
              <w:rPr>
                <w:sz w:val="18"/>
                <w:szCs w:val="20"/>
              </w:rPr>
              <w:t>URL</w:t>
            </w:r>
          </w:p>
        </w:tc>
        <w:tc>
          <w:tcPr>
            <w:tcW w:w="2877"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69FD0ED4" w14:textId="5DC0BF63" w:rsidR="00AC18FA" w:rsidRPr="00AC18FA" w:rsidRDefault="00AC18FA" w:rsidP="00AC18FA">
            <w:pPr>
              <w:rPr>
                <w:sz w:val="18"/>
                <w:szCs w:val="20"/>
              </w:rPr>
            </w:pPr>
            <w:r w:rsidRPr="00AC18FA">
              <w:rPr>
                <w:sz w:val="18"/>
                <w:szCs w:val="20"/>
              </w:rPr>
              <w:t>Column → URL</w:t>
            </w:r>
          </w:p>
        </w:tc>
        <w:tc>
          <w:tcPr>
            <w:tcW w:w="445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2C2ED3BA" w14:textId="467B2CA7" w:rsidR="00AC18FA" w:rsidRPr="00AC18FA" w:rsidRDefault="00AC18FA" w:rsidP="00AC18FA">
            <w:pPr>
              <w:rPr>
                <w:sz w:val="18"/>
                <w:szCs w:val="20"/>
              </w:rPr>
            </w:pPr>
            <w:r w:rsidRPr="00AC18FA">
              <w:rPr>
                <w:sz w:val="18"/>
                <w:szCs w:val="20"/>
              </w:rPr>
              <w:t>Renders as a clickable hyperlink in model-driven forms.</w:t>
            </w:r>
          </w:p>
        </w:tc>
      </w:tr>
      <w:tr w:rsidR="00AC18FA" w14:paraId="58DDC46A" w14:textId="77777777" w:rsidTr="005B2DCF">
        <w:tc>
          <w:tcPr>
            <w:tcW w:w="2014" w:type="dxa"/>
            <w:tcBorders>
              <w:top w:val="single" w:sz="4" w:space="0" w:color="999999"/>
              <w:left w:val="single" w:sz="4" w:space="0" w:color="999999"/>
              <w:bottom w:val="single" w:sz="4" w:space="0" w:color="999999"/>
              <w:right w:val="single" w:sz="4" w:space="0" w:color="999999"/>
            </w:tcBorders>
            <w:vAlign w:val="center"/>
          </w:tcPr>
          <w:p w14:paraId="39BD8C4A" w14:textId="7E6CEDE3" w:rsidR="00AC18FA" w:rsidRPr="00AC18FA" w:rsidRDefault="00AC18FA" w:rsidP="00AC18FA">
            <w:pPr>
              <w:rPr>
                <w:sz w:val="18"/>
                <w:szCs w:val="20"/>
              </w:rPr>
            </w:pPr>
            <w:proofErr w:type="gramStart"/>
            <w:r w:rsidRPr="00AC18FA">
              <w:rPr>
                <w:sz w:val="18"/>
                <w:szCs w:val="20"/>
              </w:rPr>
              <w:t>N:N</w:t>
            </w:r>
            <w:proofErr w:type="gramEnd"/>
            <w:r w:rsidRPr="00AC18FA">
              <w:rPr>
                <w:sz w:val="18"/>
                <w:szCs w:val="20"/>
              </w:rPr>
              <w:t xml:space="preserve"> Relationship</w:t>
            </w:r>
          </w:p>
        </w:tc>
        <w:tc>
          <w:tcPr>
            <w:tcW w:w="2877" w:type="dxa"/>
            <w:tcBorders>
              <w:top w:val="single" w:sz="4" w:space="0" w:color="999999"/>
              <w:left w:val="single" w:sz="4" w:space="0" w:color="999999"/>
              <w:bottom w:val="single" w:sz="4" w:space="0" w:color="999999"/>
              <w:right w:val="single" w:sz="4" w:space="0" w:color="999999"/>
            </w:tcBorders>
            <w:vAlign w:val="center"/>
          </w:tcPr>
          <w:p w14:paraId="37BBBCC3" w14:textId="33EF1AE5" w:rsidR="00AC18FA" w:rsidRPr="00AC18FA" w:rsidRDefault="00AC18FA" w:rsidP="00AC18FA">
            <w:pPr>
              <w:rPr>
                <w:sz w:val="18"/>
                <w:szCs w:val="20"/>
              </w:rPr>
            </w:pPr>
            <w:r w:rsidRPr="00AC18FA">
              <w:rPr>
                <w:sz w:val="18"/>
                <w:szCs w:val="20"/>
              </w:rPr>
              <w:t>Table → Relationships → Many-to-Many → select related table</w:t>
            </w:r>
          </w:p>
        </w:tc>
        <w:tc>
          <w:tcPr>
            <w:tcW w:w="4459" w:type="dxa"/>
            <w:tcBorders>
              <w:top w:val="single" w:sz="4" w:space="0" w:color="999999"/>
              <w:left w:val="single" w:sz="4" w:space="0" w:color="999999"/>
              <w:bottom w:val="single" w:sz="4" w:space="0" w:color="999999"/>
              <w:right w:val="single" w:sz="4" w:space="0" w:color="999999"/>
            </w:tcBorders>
            <w:vAlign w:val="center"/>
          </w:tcPr>
          <w:p w14:paraId="3845626D" w14:textId="76E79FBA" w:rsidR="00AC18FA" w:rsidRPr="00AC18FA" w:rsidRDefault="00AC18FA" w:rsidP="00AC18FA">
            <w:pPr>
              <w:rPr>
                <w:sz w:val="18"/>
                <w:szCs w:val="20"/>
              </w:rPr>
            </w:pPr>
            <w:r w:rsidRPr="00AC18FA">
              <w:rPr>
                <w:sz w:val="18"/>
                <w:szCs w:val="20"/>
              </w:rPr>
              <w:t>No explicit junction table. Appears as a sub-grid on both related table forms.</w:t>
            </w:r>
          </w:p>
        </w:tc>
      </w:tr>
    </w:tbl>
    <w:p w14:paraId="3BA3F9AD" w14:textId="77777777" w:rsidR="007937D9" w:rsidRDefault="007937D9"/>
    <w:p w14:paraId="1CAE2D87" w14:textId="754BEFBE" w:rsidR="007937D9" w:rsidRDefault="00000000">
      <w:pPr>
        <w:pStyle w:val="Heading2"/>
      </w:pPr>
      <w:bookmarkStart w:id="108" w:name="_Toc230083213"/>
      <w:proofErr w:type="gramStart"/>
      <w:r>
        <w:t xml:space="preserve">A.2  </w:t>
      </w:r>
      <w:r w:rsidR="00AC18FA">
        <w:t>Many</w:t>
      </w:r>
      <w:proofErr w:type="gramEnd"/>
      <w:r w:rsidR="00AC18FA">
        <w:t>-To-Many (</w:t>
      </w:r>
      <w:proofErr w:type="gramStart"/>
      <w:r w:rsidR="00AC18FA">
        <w:t>N:N</w:t>
      </w:r>
      <w:proofErr w:type="gramEnd"/>
      <w:r w:rsidR="00AC18FA">
        <w:t>) Relationships in Dataverse</w:t>
      </w:r>
      <w:bookmarkEnd w:id="108"/>
    </w:p>
    <w:p w14:paraId="5BE06D2D" w14:textId="77777777" w:rsidR="00F644B9" w:rsidRDefault="00F644B9" w:rsidP="00F644B9">
      <w:r>
        <w:t xml:space="preserve">Three relationships in this schema use native </w:t>
      </w:r>
      <w:proofErr w:type="gramStart"/>
      <w:r>
        <w:t>N:N</w:t>
      </w:r>
      <w:proofErr w:type="gramEnd"/>
      <w:r>
        <w:t xml:space="preserve"> rather than explicit junction </w:t>
      </w:r>
      <w:commentRangeStart w:id="109"/>
      <w:r>
        <w:t>tables</w:t>
      </w:r>
      <w:commentRangeEnd w:id="109"/>
      <w:r w:rsidR="00F06A06">
        <w:rPr>
          <w:rStyle w:val="CommentReference"/>
        </w:rPr>
        <w:commentReference w:id="109"/>
      </w:r>
      <w:r>
        <w:t>.</w:t>
      </w:r>
    </w:p>
    <w:tbl>
      <w:tblPr>
        <w:tblStyle w:val="TableGrid"/>
        <w:tblW w:w="0" w:type="auto"/>
        <w:tblLook w:val="04A0" w:firstRow="1" w:lastRow="0" w:firstColumn="1" w:lastColumn="0" w:noHBand="0" w:noVBand="1"/>
      </w:tblPr>
      <w:tblGrid>
        <w:gridCol w:w="2014"/>
        <w:gridCol w:w="2877"/>
        <w:gridCol w:w="4459"/>
      </w:tblGrid>
      <w:tr w:rsidR="00F644B9" w14:paraId="3ACB5FF7" w14:textId="77777777" w:rsidTr="004D1DE7">
        <w:tc>
          <w:tcPr>
            <w:tcW w:w="2014" w:type="dxa"/>
            <w:tcBorders>
              <w:top w:val="single" w:sz="4" w:space="0" w:color="2E5E8E"/>
              <w:left w:val="single" w:sz="4" w:space="0" w:color="2E5E8E"/>
              <w:bottom w:val="single" w:sz="4" w:space="0" w:color="2E5E8E"/>
              <w:right w:val="single" w:sz="4" w:space="0" w:color="2E5E8E"/>
            </w:tcBorders>
            <w:shd w:val="clear" w:color="auto" w:fill="2E5E8E"/>
          </w:tcPr>
          <w:p w14:paraId="127EBD65" w14:textId="515E5EFB" w:rsidR="00F644B9" w:rsidRDefault="00F644B9" w:rsidP="004D1DE7">
            <w:pPr>
              <w:jc w:val="center"/>
            </w:pPr>
            <w:r>
              <w:rPr>
                <w:b/>
                <w:color w:val="FFFFFF"/>
                <w:sz w:val="18"/>
              </w:rPr>
              <w:t>Relationship</w:t>
            </w:r>
          </w:p>
        </w:tc>
        <w:tc>
          <w:tcPr>
            <w:tcW w:w="2877" w:type="dxa"/>
            <w:tcBorders>
              <w:top w:val="single" w:sz="4" w:space="0" w:color="2E5E8E"/>
              <w:left w:val="single" w:sz="4" w:space="0" w:color="2E5E8E"/>
              <w:bottom w:val="single" w:sz="4" w:space="0" w:color="2E5E8E"/>
              <w:right w:val="single" w:sz="4" w:space="0" w:color="2E5E8E"/>
            </w:tcBorders>
            <w:shd w:val="clear" w:color="auto" w:fill="2E5E8E"/>
          </w:tcPr>
          <w:p w14:paraId="233483BD" w14:textId="396FD816" w:rsidR="00F644B9" w:rsidRDefault="00F644B9" w:rsidP="004D1DE7">
            <w:pPr>
              <w:jc w:val="center"/>
            </w:pPr>
            <w:r>
              <w:rPr>
                <w:b/>
                <w:color w:val="FFFFFF"/>
                <w:sz w:val="18"/>
              </w:rPr>
              <w:t>Replaces</w:t>
            </w:r>
          </w:p>
        </w:tc>
        <w:tc>
          <w:tcPr>
            <w:tcW w:w="4459" w:type="dxa"/>
            <w:tcBorders>
              <w:top w:val="single" w:sz="4" w:space="0" w:color="2E5E8E"/>
              <w:left w:val="single" w:sz="4" w:space="0" w:color="2E5E8E"/>
              <w:bottom w:val="single" w:sz="4" w:space="0" w:color="2E5E8E"/>
              <w:right w:val="single" w:sz="4" w:space="0" w:color="2E5E8E"/>
            </w:tcBorders>
            <w:shd w:val="clear" w:color="auto" w:fill="2E5E8E"/>
          </w:tcPr>
          <w:p w14:paraId="30AEBE68" w14:textId="650A7908" w:rsidR="00F644B9" w:rsidRDefault="00F644B9" w:rsidP="004D1DE7">
            <w:pPr>
              <w:jc w:val="center"/>
            </w:pPr>
            <w:r>
              <w:rPr>
                <w:b/>
                <w:color w:val="FFFFFF"/>
                <w:sz w:val="18"/>
              </w:rPr>
              <w:t>How staff interact with it</w:t>
            </w:r>
          </w:p>
        </w:tc>
      </w:tr>
      <w:tr w:rsidR="00AE2A2D" w14:paraId="6C8F2CDD" w14:textId="77777777" w:rsidTr="004D1DE7">
        <w:tc>
          <w:tcPr>
            <w:tcW w:w="2014" w:type="dxa"/>
            <w:tcBorders>
              <w:top w:val="single" w:sz="4" w:space="0" w:color="999999"/>
              <w:left w:val="single" w:sz="4" w:space="0" w:color="999999"/>
              <w:bottom w:val="single" w:sz="4" w:space="0" w:color="999999"/>
              <w:right w:val="single" w:sz="4" w:space="0" w:color="999999"/>
            </w:tcBorders>
            <w:vAlign w:val="center"/>
          </w:tcPr>
          <w:p w14:paraId="272D6BD0" w14:textId="6F84FA82" w:rsidR="00AE2A2D" w:rsidRPr="00AE2A2D" w:rsidRDefault="00AE2A2D" w:rsidP="00AE2A2D">
            <w:pPr>
              <w:rPr>
                <w:sz w:val="18"/>
                <w:szCs w:val="20"/>
              </w:rPr>
            </w:pPr>
            <w:proofErr w:type="spellStart"/>
            <w:r w:rsidRPr="00AE2A2D">
              <w:rPr>
                <w:sz w:val="18"/>
                <w:szCs w:val="20"/>
              </w:rPr>
              <w:t>Activity_Family_Registry</w:t>
            </w:r>
            <w:proofErr w:type="spellEnd"/>
            <w:r w:rsidRPr="00AE2A2D">
              <w:rPr>
                <w:sz w:val="18"/>
                <w:szCs w:val="20"/>
              </w:rPr>
              <w:t xml:space="preserve"> ↔ </w:t>
            </w:r>
            <w:proofErr w:type="spellStart"/>
            <w:r w:rsidRPr="00AE2A2D">
              <w:rPr>
                <w:sz w:val="18"/>
                <w:szCs w:val="20"/>
              </w:rPr>
              <w:t>Attribute_Registry</w:t>
            </w:r>
            <w:proofErr w:type="spellEnd"/>
          </w:p>
        </w:tc>
        <w:tc>
          <w:tcPr>
            <w:tcW w:w="2877" w:type="dxa"/>
            <w:tcBorders>
              <w:top w:val="single" w:sz="4" w:space="0" w:color="999999"/>
              <w:left w:val="single" w:sz="4" w:space="0" w:color="999999"/>
              <w:bottom w:val="single" w:sz="4" w:space="0" w:color="999999"/>
              <w:right w:val="single" w:sz="4" w:space="0" w:color="999999"/>
            </w:tcBorders>
            <w:vAlign w:val="center"/>
          </w:tcPr>
          <w:p w14:paraId="148DBF51" w14:textId="5B8B4B68" w:rsidR="00AE2A2D" w:rsidRPr="00AE2A2D" w:rsidRDefault="00AE2A2D" w:rsidP="00AE2A2D">
            <w:pPr>
              <w:rPr>
                <w:sz w:val="18"/>
                <w:szCs w:val="20"/>
              </w:rPr>
            </w:pPr>
            <w:proofErr w:type="spellStart"/>
            <w:r w:rsidRPr="00AE2A2D">
              <w:rPr>
                <w:sz w:val="18"/>
                <w:szCs w:val="20"/>
              </w:rPr>
              <w:t>ActivityFamily_Attribute_Links</w:t>
            </w:r>
            <w:proofErr w:type="spellEnd"/>
            <w:r w:rsidRPr="00AE2A2D">
              <w:rPr>
                <w:sz w:val="18"/>
                <w:szCs w:val="20"/>
              </w:rPr>
              <w:t xml:space="preserve"> (removed v1.4)</w:t>
            </w:r>
          </w:p>
        </w:tc>
        <w:tc>
          <w:tcPr>
            <w:tcW w:w="4459" w:type="dxa"/>
            <w:tcBorders>
              <w:top w:val="single" w:sz="4" w:space="0" w:color="999999"/>
              <w:left w:val="single" w:sz="4" w:space="0" w:color="999999"/>
              <w:bottom w:val="single" w:sz="4" w:space="0" w:color="999999"/>
              <w:right w:val="single" w:sz="4" w:space="0" w:color="999999"/>
            </w:tcBorders>
            <w:vAlign w:val="center"/>
          </w:tcPr>
          <w:p w14:paraId="1CF1351C" w14:textId="09D8AA21" w:rsidR="00AE2A2D" w:rsidRPr="00AE2A2D" w:rsidRDefault="00AE2A2D" w:rsidP="00AE2A2D">
            <w:pPr>
              <w:rPr>
                <w:sz w:val="18"/>
                <w:szCs w:val="20"/>
              </w:rPr>
            </w:pPr>
            <w:r w:rsidRPr="00AE2A2D">
              <w:rPr>
                <w:sz w:val="18"/>
                <w:szCs w:val="20"/>
              </w:rPr>
              <w:t>Sub-grid on Activity Family form: add/remove attribute tags</w:t>
            </w:r>
          </w:p>
        </w:tc>
      </w:tr>
      <w:tr w:rsidR="00AE2A2D" w14:paraId="25EBE3BE" w14:textId="77777777" w:rsidTr="004D1DE7">
        <w:tc>
          <w:tcPr>
            <w:tcW w:w="2014"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4BB9153E" w14:textId="58036331" w:rsidR="00AE2A2D" w:rsidRPr="00AE2A2D" w:rsidRDefault="00AE2A2D" w:rsidP="00AE2A2D">
            <w:pPr>
              <w:rPr>
                <w:sz w:val="18"/>
                <w:szCs w:val="20"/>
              </w:rPr>
            </w:pPr>
            <w:proofErr w:type="spellStart"/>
            <w:r w:rsidRPr="00AE2A2D">
              <w:rPr>
                <w:sz w:val="18"/>
                <w:szCs w:val="20"/>
              </w:rPr>
              <w:t>HL_Activity_Instance</w:t>
            </w:r>
            <w:proofErr w:type="spellEnd"/>
            <w:r w:rsidRPr="00AE2A2D">
              <w:rPr>
                <w:sz w:val="18"/>
                <w:szCs w:val="20"/>
              </w:rPr>
              <w:t xml:space="preserve"> ↔ </w:t>
            </w:r>
            <w:proofErr w:type="spellStart"/>
            <w:r w:rsidRPr="00AE2A2D">
              <w:rPr>
                <w:sz w:val="18"/>
                <w:szCs w:val="20"/>
              </w:rPr>
              <w:t>Attribute_Registry</w:t>
            </w:r>
            <w:proofErr w:type="spellEnd"/>
          </w:p>
        </w:tc>
        <w:tc>
          <w:tcPr>
            <w:tcW w:w="2877"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1670C836" w14:textId="15013947" w:rsidR="00AE2A2D" w:rsidRPr="00AE2A2D" w:rsidRDefault="00AE2A2D" w:rsidP="00AE2A2D">
            <w:pPr>
              <w:rPr>
                <w:sz w:val="18"/>
                <w:szCs w:val="20"/>
              </w:rPr>
            </w:pPr>
            <w:proofErr w:type="spellStart"/>
            <w:r w:rsidRPr="00AE2A2D">
              <w:rPr>
                <w:sz w:val="18"/>
                <w:szCs w:val="20"/>
              </w:rPr>
              <w:t>Activity_Attribute_Links</w:t>
            </w:r>
            <w:proofErr w:type="spellEnd"/>
            <w:r w:rsidRPr="00AE2A2D">
              <w:rPr>
                <w:sz w:val="18"/>
                <w:szCs w:val="20"/>
              </w:rPr>
              <w:t xml:space="preserve"> (removed v1.4)</w:t>
            </w:r>
          </w:p>
        </w:tc>
        <w:tc>
          <w:tcPr>
            <w:tcW w:w="445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7FBD8D8A" w14:textId="6AFF108A" w:rsidR="00AE2A2D" w:rsidRPr="00AE2A2D" w:rsidRDefault="00AE2A2D" w:rsidP="00AE2A2D">
            <w:pPr>
              <w:rPr>
                <w:sz w:val="18"/>
                <w:szCs w:val="20"/>
              </w:rPr>
            </w:pPr>
            <w:r w:rsidRPr="00AE2A2D">
              <w:rPr>
                <w:sz w:val="18"/>
                <w:szCs w:val="20"/>
              </w:rPr>
              <w:t>Sub-grid on Activity Instance form: add/remove attribute tags</w:t>
            </w:r>
          </w:p>
        </w:tc>
      </w:tr>
      <w:tr w:rsidR="00AE2A2D" w14:paraId="6AE3B466" w14:textId="77777777" w:rsidTr="004D1DE7">
        <w:tc>
          <w:tcPr>
            <w:tcW w:w="2014" w:type="dxa"/>
            <w:tcBorders>
              <w:top w:val="single" w:sz="4" w:space="0" w:color="999999"/>
              <w:left w:val="single" w:sz="4" w:space="0" w:color="999999"/>
              <w:bottom w:val="single" w:sz="4" w:space="0" w:color="999999"/>
              <w:right w:val="single" w:sz="4" w:space="0" w:color="999999"/>
            </w:tcBorders>
            <w:vAlign w:val="center"/>
          </w:tcPr>
          <w:p w14:paraId="658CA632" w14:textId="562A5D5E" w:rsidR="00AE2A2D" w:rsidRPr="00AE2A2D" w:rsidRDefault="00AE2A2D" w:rsidP="00AE2A2D">
            <w:pPr>
              <w:rPr>
                <w:sz w:val="18"/>
                <w:szCs w:val="20"/>
              </w:rPr>
            </w:pPr>
            <w:proofErr w:type="spellStart"/>
            <w:r w:rsidRPr="00AE2A2D">
              <w:rPr>
                <w:sz w:val="18"/>
                <w:szCs w:val="20"/>
              </w:rPr>
              <w:t>HL_Media_Sets</w:t>
            </w:r>
            <w:proofErr w:type="spellEnd"/>
            <w:r w:rsidRPr="00AE2A2D">
              <w:rPr>
                <w:sz w:val="18"/>
                <w:szCs w:val="20"/>
              </w:rPr>
              <w:t xml:space="preserve"> ↔ </w:t>
            </w:r>
            <w:proofErr w:type="spellStart"/>
            <w:r w:rsidRPr="00AE2A2D">
              <w:rPr>
                <w:sz w:val="18"/>
                <w:szCs w:val="20"/>
              </w:rPr>
              <w:t>Attribute_Registry</w:t>
            </w:r>
            <w:proofErr w:type="spellEnd"/>
          </w:p>
        </w:tc>
        <w:tc>
          <w:tcPr>
            <w:tcW w:w="2877" w:type="dxa"/>
            <w:tcBorders>
              <w:top w:val="single" w:sz="4" w:space="0" w:color="999999"/>
              <w:left w:val="single" w:sz="4" w:space="0" w:color="999999"/>
              <w:bottom w:val="single" w:sz="4" w:space="0" w:color="999999"/>
              <w:right w:val="single" w:sz="4" w:space="0" w:color="999999"/>
            </w:tcBorders>
            <w:vAlign w:val="center"/>
          </w:tcPr>
          <w:p w14:paraId="5FD0B284" w14:textId="324CB3E5" w:rsidR="00AE2A2D" w:rsidRPr="00AE2A2D" w:rsidRDefault="00AE2A2D" w:rsidP="00AE2A2D">
            <w:pPr>
              <w:rPr>
                <w:sz w:val="18"/>
                <w:szCs w:val="20"/>
              </w:rPr>
            </w:pPr>
            <w:proofErr w:type="spellStart"/>
            <w:r w:rsidRPr="00AE2A2D">
              <w:rPr>
                <w:sz w:val="18"/>
                <w:szCs w:val="20"/>
              </w:rPr>
              <w:t>Media_Attribute_Links</w:t>
            </w:r>
            <w:proofErr w:type="spellEnd"/>
            <w:r w:rsidRPr="00AE2A2D">
              <w:rPr>
                <w:sz w:val="18"/>
                <w:szCs w:val="20"/>
              </w:rPr>
              <w:t xml:space="preserve"> (removed v1.4)</w:t>
            </w:r>
          </w:p>
        </w:tc>
        <w:tc>
          <w:tcPr>
            <w:tcW w:w="4459" w:type="dxa"/>
            <w:tcBorders>
              <w:top w:val="single" w:sz="4" w:space="0" w:color="999999"/>
              <w:left w:val="single" w:sz="4" w:space="0" w:color="999999"/>
              <w:bottom w:val="single" w:sz="4" w:space="0" w:color="999999"/>
              <w:right w:val="single" w:sz="4" w:space="0" w:color="999999"/>
            </w:tcBorders>
            <w:vAlign w:val="center"/>
          </w:tcPr>
          <w:p w14:paraId="645D5070" w14:textId="439E1C60" w:rsidR="00AE2A2D" w:rsidRPr="00AE2A2D" w:rsidRDefault="00AE2A2D" w:rsidP="00AE2A2D">
            <w:pPr>
              <w:rPr>
                <w:sz w:val="18"/>
                <w:szCs w:val="20"/>
              </w:rPr>
            </w:pPr>
            <w:r w:rsidRPr="00AE2A2D">
              <w:rPr>
                <w:sz w:val="18"/>
                <w:szCs w:val="20"/>
              </w:rPr>
              <w:t>Sub-grid on Media Set form: add/remove attribute tags</w:t>
            </w:r>
          </w:p>
        </w:tc>
      </w:tr>
    </w:tbl>
    <w:p w14:paraId="6B60BE44" w14:textId="77777777" w:rsidR="00386F52" w:rsidRDefault="00386F52" w:rsidP="00386F52">
      <w:pPr>
        <w:pBdr>
          <w:left w:val="single" w:sz="18" w:space="4" w:color="A6A6A6"/>
        </w:pBdr>
        <w:ind w:left="180"/>
      </w:pPr>
      <w:r>
        <w:rPr>
          <w:b/>
          <w:bCs/>
        </w:rPr>
        <w:t>Note:</w:t>
      </w:r>
      <w:r>
        <w:t xml:space="preserve"> In canvas apps, use </w:t>
      </w:r>
      <w:proofErr w:type="gramStart"/>
      <w:r>
        <w:t>Relate(</w:t>
      </w:r>
      <w:proofErr w:type="gramEnd"/>
      <w:r>
        <w:t xml:space="preserve">) and </w:t>
      </w:r>
      <w:proofErr w:type="gramStart"/>
      <w:r>
        <w:t>Unrelate(</w:t>
      </w:r>
      <w:proofErr w:type="gramEnd"/>
      <w:r>
        <w:t xml:space="preserve">) functions for </w:t>
      </w:r>
      <w:proofErr w:type="gramStart"/>
      <w:r>
        <w:t>N:N</w:t>
      </w:r>
      <w:proofErr w:type="gramEnd"/>
      <w:r>
        <w:t xml:space="preserve"> links rather than </w:t>
      </w:r>
      <w:proofErr w:type="gramStart"/>
      <w:r>
        <w:t>Patch(</w:t>
      </w:r>
      <w:proofErr w:type="gramEnd"/>
      <w:r>
        <w:t xml:space="preserve">). Example: </w:t>
      </w:r>
      <w:proofErr w:type="gramStart"/>
      <w:r>
        <w:t>Relate(</w:t>
      </w:r>
      <w:proofErr w:type="spellStart"/>
      <w:proofErr w:type="gramEnd"/>
      <w:r>
        <w:t>varSelectedInstance</w:t>
      </w:r>
      <w:proofErr w:type="spellEnd"/>
      <w:r>
        <w:t>.'Attribute Registry (</w:t>
      </w:r>
      <w:proofErr w:type="gramStart"/>
      <w:r>
        <w:t>N:N</w:t>
      </w:r>
      <w:proofErr w:type="gramEnd"/>
      <w:r>
        <w:t xml:space="preserve">)', </w:t>
      </w:r>
      <w:proofErr w:type="spellStart"/>
      <w:r>
        <w:t>selectedAttribute</w:t>
      </w:r>
      <w:proofErr w:type="spellEnd"/>
      <w:r>
        <w:t>) adds a tag.</w:t>
      </w:r>
    </w:p>
    <w:p w14:paraId="139BD253" w14:textId="77777777" w:rsidR="00F644B9" w:rsidRPr="00F644B9" w:rsidRDefault="00F644B9" w:rsidP="00F644B9"/>
    <w:p w14:paraId="0DD7D8A6" w14:textId="76B1F026" w:rsidR="007937D9" w:rsidRDefault="00000000">
      <w:pPr>
        <w:pStyle w:val="Heading2"/>
      </w:pPr>
      <w:bookmarkStart w:id="110" w:name="_Toc230083214"/>
      <w:proofErr w:type="gramStart"/>
      <w:r>
        <w:t xml:space="preserve">A.3  </w:t>
      </w:r>
      <w:r w:rsidR="00386F52">
        <w:t>Global</w:t>
      </w:r>
      <w:proofErr w:type="gramEnd"/>
      <w:r w:rsidR="00386F52">
        <w:t xml:space="preserve"> Option Sets</w:t>
      </w:r>
      <w:bookmarkEnd w:id="110"/>
    </w:p>
    <w:p w14:paraId="1EB11C98" w14:textId="77777777" w:rsidR="0047654C" w:rsidRDefault="0047654C" w:rsidP="0047654C">
      <w:r>
        <w:t xml:space="preserve">Create all Global Option Sets in the solution before building any tables. To manage values: Solution → Objects → Choices → select the option set → add, edit, or deactivate values. Deactivating hides a value from new-entry dropdowns while preserving it on historical records — equivalent to </w:t>
      </w:r>
      <w:proofErr w:type="spellStart"/>
      <w:r>
        <w:t>Active_Flag</w:t>
      </w:r>
      <w:proofErr w:type="spellEnd"/>
      <w:r>
        <w:t xml:space="preserve"> = No in the old Lookups pattern.</w:t>
      </w:r>
    </w:p>
    <w:p w14:paraId="0BA2B0BD" w14:textId="77777777" w:rsidR="0047654C" w:rsidRDefault="0047654C" w:rsidP="0047654C">
      <w:r>
        <w:t>The 10 Global Option Sets for this solution are listed in Section 3.1. Seed values are in Section 6. Create all option sets before beginning the table build in Phase 2.</w:t>
      </w:r>
    </w:p>
    <w:p w14:paraId="1613B861" w14:textId="01102748" w:rsidR="007937D9" w:rsidRDefault="00000000">
      <w:pPr>
        <w:pStyle w:val="Heading2"/>
      </w:pPr>
      <w:bookmarkStart w:id="111" w:name="_Toc230083215"/>
      <w:proofErr w:type="gramStart"/>
      <w:r>
        <w:lastRenderedPageBreak/>
        <w:t xml:space="preserve">A.4  </w:t>
      </w:r>
      <w:r w:rsidR="0047654C">
        <w:t>Relationship</w:t>
      </w:r>
      <w:proofErr w:type="gramEnd"/>
      <w:r w:rsidR="0047654C">
        <w:t xml:space="preserve"> Configuration and Cascade </w:t>
      </w:r>
      <w:proofErr w:type="spellStart"/>
      <w:r w:rsidR="0047654C">
        <w:t>Behaviour</w:t>
      </w:r>
      <w:bookmarkEnd w:id="111"/>
      <w:proofErr w:type="spellEnd"/>
    </w:p>
    <w:p w14:paraId="63874123" w14:textId="56DAC836" w:rsidR="000B7563" w:rsidRDefault="000B7563">
      <w:pPr>
        <w:spacing w:after="120"/>
      </w:pPr>
      <w:r>
        <w:t>Each Lookup (one-to-many) relationship has a cascade behavior setting controlling what happens when a parent record is deleted. Configure in: Solution → Table → Relationships → select relationship → Behavior.</w:t>
      </w:r>
    </w:p>
    <w:tbl>
      <w:tblPr>
        <w:tblStyle w:val="TableGrid"/>
        <w:tblW w:w="9815" w:type="dxa"/>
        <w:tblLook w:val="04A0" w:firstRow="1" w:lastRow="0" w:firstColumn="1" w:lastColumn="0" w:noHBand="0" w:noVBand="1"/>
      </w:tblPr>
      <w:tblGrid>
        <w:gridCol w:w="3595"/>
        <w:gridCol w:w="1761"/>
        <w:gridCol w:w="4459"/>
      </w:tblGrid>
      <w:tr w:rsidR="000B7563" w14:paraId="083FD42E" w14:textId="77777777" w:rsidTr="00D0381F">
        <w:tc>
          <w:tcPr>
            <w:tcW w:w="3595" w:type="dxa"/>
            <w:tcBorders>
              <w:top w:val="single" w:sz="4" w:space="0" w:color="2E5E8E"/>
              <w:left w:val="single" w:sz="4" w:space="0" w:color="2E5E8E"/>
              <w:bottom w:val="single" w:sz="4" w:space="0" w:color="2E5E8E"/>
              <w:right w:val="single" w:sz="4" w:space="0" w:color="2E5E8E"/>
            </w:tcBorders>
            <w:shd w:val="clear" w:color="auto" w:fill="2E5E8E"/>
            <w:vAlign w:val="center"/>
          </w:tcPr>
          <w:p w14:paraId="59F46CAF" w14:textId="046CB531" w:rsidR="000B7563" w:rsidRDefault="000B7563" w:rsidP="00D0381F">
            <w:pPr>
              <w:jc w:val="center"/>
            </w:pPr>
            <w:r>
              <w:rPr>
                <w:b/>
                <w:color w:val="FFFFFF"/>
                <w:sz w:val="18"/>
              </w:rPr>
              <w:t xml:space="preserve">Parent </w:t>
            </w:r>
            <w:r w:rsidR="00BF2126" w:rsidRPr="00D0381F">
              <w:rPr>
                <w:b/>
                <w:color w:val="FFFFFF"/>
                <w:sz w:val="18"/>
              </w:rPr>
              <w:t>→</w:t>
            </w:r>
            <w:r w:rsidR="006D6619">
              <w:rPr>
                <w:b/>
                <w:color w:val="FFFFFF"/>
                <w:sz w:val="18"/>
              </w:rPr>
              <w:t xml:space="preserve"> </w:t>
            </w:r>
            <w:r w:rsidRPr="00D0381F">
              <w:rPr>
                <w:b/>
                <w:color w:val="FFFFFF"/>
                <w:sz w:val="18"/>
              </w:rPr>
              <w:t>Child</w:t>
            </w:r>
          </w:p>
        </w:tc>
        <w:tc>
          <w:tcPr>
            <w:tcW w:w="1761" w:type="dxa"/>
            <w:tcBorders>
              <w:top w:val="single" w:sz="4" w:space="0" w:color="2E5E8E"/>
              <w:left w:val="single" w:sz="4" w:space="0" w:color="2E5E8E"/>
              <w:bottom w:val="single" w:sz="4" w:space="0" w:color="2E5E8E"/>
              <w:right w:val="single" w:sz="4" w:space="0" w:color="2E5E8E"/>
            </w:tcBorders>
            <w:shd w:val="clear" w:color="auto" w:fill="2E5E8E"/>
            <w:vAlign w:val="center"/>
          </w:tcPr>
          <w:p w14:paraId="10FA4933" w14:textId="2DA80A0C" w:rsidR="000B7563" w:rsidRDefault="000B7563" w:rsidP="00D0381F">
            <w:pPr>
              <w:jc w:val="center"/>
            </w:pPr>
            <w:r>
              <w:rPr>
                <w:b/>
                <w:color w:val="FFFFFF"/>
                <w:sz w:val="18"/>
              </w:rPr>
              <w:t xml:space="preserve">Recommended </w:t>
            </w:r>
            <w:proofErr w:type="spellStart"/>
            <w:r>
              <w:rPr>
                <w:b/>
                <w:color w:val="FFFFFF"/>
                <w:sz w:val="18"/>
              </w:rPr>
              <w:t>Behaviour</w:t>
            </w:r>
            <w:proofErr w:type="spellEnd"/>
          </w:p>
        </w:tc>
        <w:tc>
          <w:tcPr>
            <w:tcW w:w="4459" w:type="dxa"/>
            <w:tcBorders>
              <w:top w:val="single" w:sz="4" w:space="0" w:color="2E5E8E"/>
              <w:left w:val="single" w:sz="4" w:space="0" w:color="2E5E8E"/>
              <w:bottom w:val="single" w:sz="4" w:space="0" w:color="2E5E8E"/>
              <w:right w:val="single" w:sz="4" w:space="0" w:color="2E5E8E"/>
            </w:tcBorders>
            <w:shd w:val="clear" w:color="auto" w:fill="2E5E8E"/>
            <w:vAlign w:val="center"/>
          </w:tcPr>
          <w:p w14:paraId="6CD6D1E9" w14:textId="5F2BDEA6" w:rsidR="000B7563" w:rsidRDefault="000B7563" w:rsidP="00D0381F">
            <w:pPr>
              <w:jc w:val="center"/>
            </w:pPr>
            <w:r>
              <w:rPr>
                <w:b/>
                <w:color w:val="FFFFFF"/>
                <w:sz w:val="18"/>
              </w:rPr>
              <w:t>Rationale</w:t>
            </w:r>
          </w:p>
        </w:tc>
      </w:tr>
      <w:tr w:rsidR="00BF2126" w14:paraId="0DBB3D30" w14:textId="77777777" w:rsidTr="00BF2126">
        <w:tc>
          <w:tcPr>
            <w:tcW w:w="3595" w:type="dxa"/>
            <w:tcBorders>
              <w:top w:val="single" w:sz="4" w:space="0" w:color="999999"/>
              <w:left w:val="single" w:sz="4" w:space="0" w:color="999999"/>
              <w:bottom w:val="single" w:sz="4" w:space="0" w:color="999999"/>
              <w:right w:val="single" w:sz="4" w:space="0" w:color="999999"/>
            </w:tcBorders>
            <w:vAlign w:val="center"/>
          </w:tcPr>
          <w:p w14:paraId="13BB97FE" w14:textId="16A6AA18" w:rsidR="00BF2126" w:rsidRPr="00BF2126" w:rsidRDefault="00BF2126" w:rsidP="00BF2126">
            <w:pPr>
              <w:rPr>
                <w:sz w:val="18"/>
                <w:szCs w:val="20"/>
              </w:rPr>
            </w:pPr>
            <w:r w:rsidRPr="00BF2126">
              <w:rPr>
                <w:sz w:val="18"/>
                <w:szCs w:val="20"/>
              </w:rPr>
              <w:t>Communities → Contracts</w:t>
            </w:r>
          </w:p>
        </w:tc>
        <w:tc>
          <w:tcPr>
            <w:tcW w:w="1761" w:type="dxa"/>
            <w:tcBorders>
              <w:top w:val="single" w:sz="4" w:space="0" w:color="999999"/>
              <w:left w:val="single" w:sz="4" w:space="0" w:color="999999"/>
              <w:bottom w:val="single" w:sz="4" w:space="0" w:color="999999"/>
              <w:right w:val="single" w:sz="4" w:space="0" w:color="999999"/>
            </w:tcBorders>
            <w:vAlign w:val="center"/>
          </w:tcPr>
          <w:p w14:paraId="1EC2B65B" w14:textId="12D8062E" w:rsidR="00BF2126" w:rsidRPr="00BF2126" w:rsidRDefault="00BF2126" w:rsidP="00BF2126">
            <w:pPr>
              <w:rPr>
                <w:sz w:val="18"/>
                <w:szCs w:val="20"/>
              </w:rPr>
            </w:pPr>
            <w:r w:rsidRPr="00BF2126">
              <w:rPr>
                <w:sz w:val="18"/>
                <w:szCs w:val="20"/>
              </w:rPr>
              <w:t>Restrict Delete</w:t>
            </w:r>
          </w:p>
        </w:tc>
        <w:tc>
          <w:tcPr>
            <w:tcW w:w="4459" w:type="dxa"/>
            <w:tcBorders>
              <w:top w:val="single" w:sz="4" w:space="0" w:color="999999"/>
              <w:left w:val="single" w:sz="4" w:space="0" w:color="999999"/>
              <w:bottom w:val="single" w:sz="4" w:space="0" w:color="999999"/>
              <w:right w:val="single" w:sz="4" w:space="0" w:color="999999"/>
            </w:tcBorders>
            <w:vAlign w:val="center"/>
          </w:tcPr>
          <w:p w14:paraId="2EDA74B0" w14:textId="0471D3AD" w:rsidR="00BF2126" w:rsidRPr="00BF2126" w:rsidRDefault="00BF2126" w:rsidP="00BF2126">
            <w:pPr>
              <w:rPr>
                <w:sz w:val="18"/>
                <w:szCs w:val="20"/>
              </w:rPr>
            </w:pPr>
            <w:r w:rsidRPr="00BF2126">
              <w:rPr>
                <w:sz w:val="18"/>
                <w:szCs w:val="20"/>
              </w:rPr>
              <w:t>Prevents deleting a community with active contracts</w:t>
            </w:r>
          </w:p>
        </w:tc>
      </w:tr>
      <w:tr w:rsidR="00BF2126" w14:paraId="3A18F9BA" w14:textId="77777777" w:rsidTr="00BF2126">
        <w:tc>
          <w:tcPr>
            <w:tcW w:w="3595"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63270538" w14:textId="1DD259D5" w:rsidR="00BF2126" w:rsidRPr="00BF2126" w:rsidRDefault="00BF2126" w:rsidP="00BF2126">
            <w:pPr>
              <w:rPr>
                <w:sz w:val="18"/>
                <w:szCs w:val="20"/>
              </w:rPr>
            </w:pPr>
            <w:r w:rsidRPr="00BF2126">
              <w:rPr>
                <w:sz w:val="18"/>
                <w:szCs w:val="20"/>
              </w:rPr>
              <w:t>Communities → Demographics / Contacts / Compliance / Critical Events</w:t>
            </w:r>
          </w:p>
        </w:tc>
        <w:tc>
          <w:tcPr>
            <w:tcW w:w="1761"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6B002AAE" w14:textId="29CD0CE2" w:rsidR="00BF2126" w:rsidRPr="00BF2126" w:rsidRDefault="00BF2126" w:rsidP="00BF2126">
            <w:pPr>
              <w:rPr>
                <w:sz w:val="18"/>
                <w:szCs w:val="20"/>
              </w:rPr>
            </w:pPr>
            <w:r w:rsidRPr="00BF2126">
              <w:rPr>
                <w:sz w:val="18"/>
                <w:szCs w:val="20"/>
              </w:rPr>
              <w:t>Restrict Delete</w:t>
            </w:r>
          </w:p>
        </w:tc>
        <w:tc>
          <w:tcPr>
            <w:tcW w:w="445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0072404A" w14:textId="3A73FF09" w:rsidR="00BF2126" w:rsidRPr="00BF2126" w:rsidRDefault="00BF2126" w:rsidP="00BF2126">
            <w:pPr>
              <w:rPr>
                <w:sz w:val="18"/>
                <w:szCs w:val="20"/>
              </w:rPr>
            </w:pPr>
            <w:r w:rsidRPr="00BF2126">
              <w:rPr>
                <w:sz w:val="18"/>
                <w:szCs w:val="20"/>
              </w:rPr>
              <w:t>Preserves community history</w:t>
            </w:r>
          </w:p>
        </w:tc>
      </w:tr>
      <w:tr w:rsidR="00BF2126" w14:paraId="640B4D29" w14:textId="77777777" w:rsidTr="00BF2126">
        <w:tc>
          <w:tcPr>
            <w:tcW w:w="3595" w:type="dxa"/>
            <w:tcBorders>
              <w:top w:val="single" w:sz="4" w:space="0" w:color="999999"/>
              <w:left w:val="single" w:sz="4" w:space="0" w:color="999999"/>
              <w:bottom w:val="single" w:sz="4" w:space="0" w:color="999999"/>
              <w:right w:val="single" w:sz="4" w:space="0" w:color="999999"/>
            </w:tcBorders>
            <w:vAlign w:val="center"/>
          </w:tcPr>
          <w:p w14:paraId="6B3119CE" w14:textId="0F0BDA4F" w:rsidR="00BF2126" w:rsidRPr="00BF2126" w:rsidRDefault="00BF2126" w:rsidP="00BF2126">
            <w:pPr>
              <w:rPr>
                <w:sz w:val="18"/>
                <w:szCs w:val="20"/>
              </w:rPr>
            </w:pPr>
            <w:r w:rsidRPr="00BF2126">
              <w:rPr>
                <w:sz w:val="18"/>
                <w:szCs w:val="20"/>
              </w:rPr>
              <w:t xml:space="preserve">Contracts → Financial / Reports / Objectives / </w:t>
            </w:r>
            <w:proofErr w:type="spellStart"/>
            <w:r w:rsidRPr="00BF2126">
              <w:rPr>
                <w:sz w:val="18"/>
                <w:szCs w:val="20"/>
              </w:rPr>
              <w:t>Application_Process</w:t>
            </w:r>
            <w:proofErr w:type="spellEnd"/>
          </w:p>
        </w:tc>
        <w:tc>
          <w:tcPr>
            <w:tcW w:w="1761" w:type="dxa"/>
            <w:tcBorders>
              <w:top w:val="single" w:sz="4" w:space="0" w:color="999999"/>
              <w:left w:val="single" w:sz="4" w:space="0" w:color="999999"/>
              <w:bottom w:val="single" w:sz="4" w:space="0" w:color="999999"/>
              <w:right w:val="single" w:sz="4" w:space="0" w:color="999999"/>
            </w:tcBorders>
            <w:vAlign w:val="center"/>
          </w:tcPr>
          <w:p w14:paraId="55B7D2D8" w14:textId="54C2BA9A" w:rsidR="00BF2126" w:rsidRPr="00BF2126" w:rsidRDefault="00BF2126" w:rsidP="00BF2126">
            <w:pPr>
              <w:rPr>
                <w:sz w:val="18"/>
                <w:szCs w:val="20"/>
              </w:rPr>
            </w:pPr>
            <w:r w:rsidRPr="00BF2126">
              <w:rPr>
                <w:sz w:val="18"/>
                <w:szCs w:val="20"/>
              </w:rPr>
              <w:t>Restrict Delete</w:t>
            </w:r>
          </w:p>
        </w:tc>
        <w:tc>
          <w:tcPr>
            <w:tcW w:w="4459" w:type="dxa"/>
            <w:tcBorders>
              <w:top w:val="single" w:sz="4" w:space="0" w:color="999999"/>
              <w:left w:val="single" w:sz="4" w:space="0" w:color="999999"/>
              <w:bottom w:val="single" w:sz="4" w:space="0" w:color="999999"/>
              <w:right w:val="single" w:sz="4" w:space="0" w:color="999999"/>
            </w:tcBorders>
            <w:vAlign w:val="center"/>
          </w:tcPr>
          <w:p w14:paraId="08208E9A" w14:textId="4D7D7EBC" w:rsidR="00BF2126" w:rsidRPr="00BF2126" w:rsidRDefault="00BF2126" w:rsidP="00BF2126">
            <w:pPr>
              <w:rPr>
                <w:sz w:val="18"/>
                <w:szCs w:val="20"/>
              </w:rPr>
            </w:pPr>
            <w:r w:rsidRPr="00BF2126">
              <w:rPr>
                <w:sz w:val="18"/>
                <w:szCs w:val="20"/>
              </w:rPr>
              <w:t>Cannot delete a contract with associated records</w:t>
            </w:r>
          </w:p>
        </w:tc>
      </w:tr>
      <w:tr w:rsidR="00BF2126" w14:paraId="455B78CC" w14:textId="77777777" w:rsidTr="00BF2126">
        <w:tc>
          <w:tcPr>
            <w:tcW w:w="3595"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209C05F9" w14:textId="6273D580" w:rsidR="00BF2126" w:rsidRPr="00BF2126" w:rsidRDefault="00BF2126" w:rsidP="00BF2126">
            <w:pPr>
              <w:rPr>
                <w:sz w:val="18"/>
                <w:szCs w:val="20"/>
              </w:rPr>
            </w:pPr>
            <w:r w:rsidRPr="00BF2126">
              <w:rPr>
                <w:sz w:val="18"/>
                <w:szCs w:val="20"/>
              </w:rPr>
              <w:t xml:space="preserve">Contracts → </w:t>
            </w:r>
            <w:proofErr w:type="spellStart"/>
            <w:r w:rsidRPr="00BF2126">
              <w:rPr>
                <w:sz w:val="18"/>
                <w:szCs w:val="20"/>
              </w:rPr>
              <w:t>Admin_Events</w:t>
            </w:r>
            <w:proofErr w:type="spellEnd"/>
          </w:p>
        </w:tc>
        <w:tc>
          <w:tcPr>
            <w:tcW w:w="1761"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1C9DE066" w14:textId="10D27C39" w:rsidR="00BF2126" w:rsidRPr="00BF2126" w:rsidRDefault="00BF2126" w:rsidP="00BF2126">
            <w:pPr>
              <w:rPr>
                <w:sz w:val="18"/>
                <w:szCs w:val="20"/>
              </w:rPr>
            </w:pPr>
            <w:r w:rsidRPr="00BF2126">
              <w:rPr>
                <w:sz w:val="18"/>
                <w:szCs w:val="20"/>
              </w:rPr>
              <w:t>Restrict Delete</w:t>
            </w:r>
          </w:p>
        </w:tc>
        <w:tc>
          <w:tcPr>
            <w:tcW w:w="445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6FB672B5" w14:textId="75F45FAF" w:rsidR="00BF2126" w:rsidRPr="00BF2126" w:rsidRDefault="00BF2126" w:rsidP="00BF2126">
            <w:pPr>
              <w:rPr>
                <w:sz w:val="18"/>
                <w:szCs w:val="20"/>
              </w:rPr>
            </w:pPr>
            <w:r w:rsidRPr="00BF2126">
              <w:rPr>
                <w:sz w:val="18"/>
                <w:szCs w:val="20"/>
              </w:rPr>
              <w:t>Preserve audit trail</w:t>
            </w:r>
          </w:p>
        </w:tc>
      </w:tr>
      <w:tr w:rsidR="00BF2126" w14:paraId="5E697BB2" w14:textId="77777777" w:rsidTr="00BF2126">
        <w:tc>
          <w:tcPr>
            <w:tcW w:w="3595" w:type="dxa"/>
            <w:tcBorders>
              <w:top w:val="single" w:sz="4" w:space="0" w:color="999999"/>
              <w:left w:val="single" w:sz="4" w:space="0" w:color="999999"/>
              <w:bottom w:val="single" w:sz="4" w:space="0" w:color="999999"/>
              <w:right w:val="single" w:sz="4" w:space="0" w:color="999999"/>
            </w:tcBorders>
            <w:vAlign w:val="center"/>
          </w:tcPr>
          <w:p w14:paraId="61360B71" w14:textId="3B07B9A1" w:rsidR="00BF2126" w:rsidRPr="00BF2126" w:rsidRDefault="00BF2126" w:rsidP="00BF2126">
            <w:pPr>
              <w:rPr>
                <w:sz w:val="18"/>
                <w:szCs w:val="20"/>
              </w:rPr>
            </w:pPr>
            <w:proofErr w:type="spellStart"/>
            <w:r w:rsidRPr="00BF2126">
              <w:rPr>
                <w:sz w:val="18"/>
                <w:szCs w:val="20"/>
              </w:rPr>
              <w:t>Activity_Family_Registry</w:t>
            </w:r>
            <w:proofErr w:type="spellEnd"/>
            <w:r w:rsidRPr="00BF2126">
              <w:rPr>
                <w:sz w:val="18"/>
                <w:szCs w:val="20"/>
              </w:rPr>
              <w:t xml:space="preserve"> → </w:t>
            </w:r>
            <w:proofErr w:type="spellStart"/>
            <w:r w:rsidRPr="00BF2126">
              <w:rPr>
                <w:sz w:val="18"/>
                <w:szCs w:val="20"/>
              </w:rPr>
              <w:t>HL_Activity_Instance</w:t>
            </w:r>
            <w:proofErr w:type="spellEnd"/>
          </w:p>
        </w:tc>
        <w:tc>
          <w:tcPr>
            <w:tcW w:w="1761" w:type="dxa"/>
            <w:tcBorders>
              <w:top w:val="single" w:sz="4" w:space="0" w:color="999999"/>
              <w:left w:val="single" w:sz="4" w:space="0" w:color="999999"/>
              <w:bottom w:val="single" w:sz="4" w:space="0" w:color="999999"/>
              <w:right w:val="single" w:sz="4" w:space="0" w:color="999999"/>
            </w:tcBorders>
            <w:vAlign w:val="center"/>
          </w:tcPr>
          <w:p w14:paraId="7161C604" w14:textId="32693579" w:rsidR="00BF2126" w:rsidRPr="00BF2126" w:rsidRDefault="00BF2126" w:rsidP="00BF2126">
            <w:pPr>
              <w:rPr>
                <w:sz w:val="18"/>
                <w:szCs w:val="20"/>
              </w:rPr>
            </w:pPr>
            <w:r w:rsidRPr="00BF2126">
              <w:rPr>
                <w:sz w:val="18"/>
                <w:szCs w:val="20"/>
              </w:rPr>
              <w:t>Restrict Delete</w:t>
            </w:r>
          </w:p>
        </w:tc>
        <w:tc>
          <w:tcPr>
            <w:tcW w:w="4459" w:type="dxa"/>
            <w:tcBorders>
              <w:top w:val="single" w:sz="4" w:space="0" w:color="999999"/>
              <w:left w:val="single" w:sz="4" w:space="0" w:color="999999"/>
              <w:bottom w:val="single" w:sz="4" w:space="0" w:color="999999"/>
              <w:right w:val="single" w:sz="4" w:space="0" w:color="999999"/>
            </w:tcBorders>
            <w:vAlign w:val="center"/>
          </w:tcPr>
          <w:p w14:paraId="4EF66ABC" w14:textId="09353096" w:rsidR="00BF2126" w:rsidRPr="00BF2126" w:rsidRDefault="00BF2126" w:rsidP="00BF2126">
            <w:pPr>
              <w:rPr>
                <w:sz w:val="18"/>
                <w:szCs w:val="20"/>
              </w:rPr>
            </w:pPr>
            <w:r w:rsidRPr="00BF2126">
              <w:rPr>
                <w:sz w:val="18"/>
                <w:szCs w:val="20"/>
              </w:rPr>
              <w:t>Cannot delete an activity family with recorded instances</w:t>
            </w:r>
          </w:p>
        </w:tc>
      </w:tr>
      <w:tr w:rsidR="00BF2126" w14:paraId="3BD6E105" w14:textId="77777777" w:rsidTr="00BF2126">
        <w:tc>
          <w:tcPr>
            <w:tcW w:w="3595"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0FBB4DDC" w14:textId="5895A4DC" w:rsidR="00BF2126" w:rsidRPr="00BF2126" w:rsidRDefault="00BF2126" w:rsidP="00BF2126">
            <w:pPr>
              <w:rPr>
                <w:sz w:val="18"/>
                <w:szCs w:val="20"/>
              </w:rPr>
            </w:pPr>
            <w:proofErr w:type="spellStart"/>
            <w:r w:rsidRPr="00BF2126">
              <w:rPr>
                <w:sz w:val="18"/>
                <w:szCs w:val="20"/>
              </w:rPr>
              <w:t>HL_Activity_Instance</w:t>
            </w:r>
            <w:proofErr w:type="spellEnd"/>
            <w:r w:rsidRPr="00BF2126">
              <w:rPr>
                <w:sz w:val="18"/>
                <w:szCs w:val="20"/>
              </w:rPr>
              <w:t xml:space="preserve"> → </w:t>
            </w:r>
            <w:proofErr w:type="spellStart"/>
            <w:r w:rsidRPr="00BF2126">
              <w:rPr>
                <w:sz w:val="18"/>
                <w:szCs w:val="20"/>
              </w:rPr>
              <w:t>HL_Qual</w:t>
            </w:r>
            <w:proofErr w:type="spellEnd"/>
            <w:r w:rsidRPr="00BF2126">
              <w:rPr>
                <w:sz w:val="18"/>
                <w:szCs w:val="20"/>
              </w:rPr>
              <w:t xml:space="preserve"> / </w:t>
            </w:r>
            <w:proofErr w:type="spellStart"/>
            <w:r w:rsidRPr="00BF2126">
              <w:rPr>
                <w:sz w:val="18"/>
                <w:szCs w:val="20"/>
              </w:rPr>
              <w:t>HL_Media_Sets</w:t>
            </w:r>
            <w:proofErr w:type="spellEnd"/>
          </w:p>
        </w:tc>
        <w:tc>
          <w:tcPr>
            <w:tcW w:w="1761"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1FA69D82" w14:textId="7FE278DD" w:rsidR="00BF2126" w:rsidRPr="00BF2126" w:rsidRDefault="00BF2126" w:rsidP="00BF2126">
            <w:pPr>
              <w:rPr>
                <w:sz w:val="18"/>
                <w:szCs w:val="20"/>
              </w:rPr>
            </w:pPr>
            <w:r w:rsidRPr="00BF2126">
              <w:rPr>
                <w:sz w:val="18"/>
                <w:szCs w:val="20"/>
              </w:rPr>
              <w:t>Parental (Set Null)</w:t>
            </w:r>
          </w:p>
        </w:tc>
        <w:tc>
          <w:tcPr>
            <w:tcW w:w="4459" w:type="dxa"/>
            <w:tcBorders>
              <w:top w:val="single" w:sz="4" w:space="0" w:color="999999"/>
              <w:left w:val="single" w:sz="4" w:space="0" w:color="999999"/>
              <w:bottom w:val="single" w:sz="4" w:space="0" w:color="999999"/>
              <w:right w:val="single" w:sz="4" w:space="0" w:color="999999"/>
            </w:tcBorders>
            <w:shd w:val="clear" w:color="auto" w:fill="EBF2FA"/>
            <w:vAlign w:val="center"/>
          </w:tcPr>
          <w:p w14:paraId="55F53AA0" w14:textId="2E43BA89" w:rsidR="00BF2126" w:rsidRPr="00BF2126" w:rsidRDefault="00BF2126" w:rsidP="00BF2126">
            <w:pPr>
              <w:rPr>
                <w:sz w:val="18"/>
                <w:szCs w:val="20"/>
              </w:rPr>
            </w:pPr>
            <w:r w:rsidRPr="00BF2126">
              <w:rPr>
                <w:sz w:val="18"/>
                <w:szCs w:val="20"/>
              </w:rPr>
              <w:t>Allows instance deletion while preserving qual/media records</w:t>
            </w:r>
          </w:p>
        </w:tc>
      </w:tr>
    </w:tbl>
    <w:p w14:paraId="4F17FBBC" w14:textId="77777777" w:rsidR="000B7563" w:rsidRDefault="000B7563">
      <w:pPr>
        <w:spacing w:after="120"/>
      </w:pPr>
    </w:p>
    <w:p w14:paraId="409F89C1" w14:textId="0F832F9E" w:rsidR="007937D9" w:rsidRDefault="00000000">
      <w:pPr>
        <w:pStyle w:val="Heading2"/>
      </w:pPr>
      <w:bookmarkStart w:id="112" w:name="_Toc230083216"/>
      <w:proofErr w:type="gramStart"/>
      <w:r>
        <w:t xml:space="preserve">A.5  </w:t>
      </w:r>
      <w:r w:rsidR="00D0381F">
        <w:t>Model</w:t>
      </w:r>
      <w:proofErr w:type="gramEnd"/>
      <w:r w:rsidR="00D0381F">
        <w:t>-Driven App Design Notes</w:t>
      </w:r>
      <w:bookmarkEnd w:id="112"/>
    </w:p>
    <w:p w14:paraId="10EB2BD1" w14:textId="77777777" w:rsidR="00B570F8" w:rsidRDefault="00B570F8" w:rsidP="00B570F8">
      <w:r>
        <w:t>Model-driven apps generate forms, views, and navigation automatically from the Dataverse schema. Most form logic is configured rather than coded.</w:t>
      </w:r>
    </w:p>
    <w:p w14:paraId="28FCB94F" w14:textId="77777777" w:rsidR="00B570F8" w:rsidRDefault="00B570F8" w:rsidP="00B570F8">
      <w:r>
        <w:rPr>
          <w:b/>
          <w:bCs/>
        </w:rPr>
        <w:t>Business Rules:</w:t>
      </w:r>
      <w:r>
        <w:t xml:space="preserve"> Use Dataverse business rules (Table → Business Rules) to implement conditional field visibility without Power </w:t>
      </w:r>
      <w:proofErr w:type="spellStart"/>
      <w:r>
        <w:t>Fx</w:t>
      </w:r>
      <w:proofErr w:type="spellEnd"/>
      <w:r>
        <w:t xml:space="preserve"> code. Key rules for this schema:</w:t>
      </w:r>
    </w:p>
    <w:p w14:paraId="025DD103" w14:textId="77777777" w:rsidR="00B570F8" w:rsidRDefault="00B570F8" w:rsidP="00B570F8">
      <w:pPr>
        <w:pStyle w:val="ListParagraph"/>
        <w:numPr>
          <w:ilvl w:val="0"/>
          <w:numId w:val="19"/>
        </w:numPr>
        <w:spacing w:line="279" w:lineRule="auto"/>
      </w:pPr>
      <w:r>
        <w:t xml:space="preserve">Show </w:t>
      </w:r>
      <w:proofErr w:type="spellStart"/>
      <w:r>
        <w:t>Activity_FTE</w:t>
      </w:r>
      <w:proofErr w:type="spellEnd"/>
      <w:r>
        <w:t xml:space="preserve"> only when </w:t>
      </w:r>
      <w:proofErr w:type="spellStart"/>
      <w:r>
        <w:t>Activity_HR_YN</w:t>
      </w:r>
      <w:proofErr w:type="spellEnd"/>
      <w:r>
        <w:t xml:space="preserve"> = Yes</w:t>
      </w:r>
    </w:p>
    <w:p w14:paraId="6428143D" w14:textId="77777777" w:rsidR="00B570F8" w:rsidRDefault="00B570F8" w:rsidP="00B570F8">
      <w:pPr>
        <w:pStyle w:val="ListParagraph"/>
        <w:numPr>
          <w:ilvl w:val="0"/>
          <w:numId w:val="19"/>
        </w:numPr>
        <w:spacing w:line="279" w:lineRule="auto"/>
      </w:pPr>
      <w:r>
        <w:t xml:space="preserve">Require </w:t>
      </w:r>
      <w:proofErr w:type="spellStart"/>
      <w:r>
        <w:t>Holdback_Amount</w:t>
      </w:r>
      <w:proofErr w:type="spellEnd"/>
      <w:r>
        <w:t xml:space="preserve"> when </w:t>
      </w:r>
      <w:proofErr w:type="spellStart"/>
      <w:r>
        <w:t>Is_Final_FY</w:t>
      </w:r>
      <w:proofErr w:type="spellEnd"/>
      <w:r>
        <w:t xml:space="preserve"> = Yes</w:t>
      </w:r>
    </w:p>
    <w:p w14:paraId="709D522F" w14:textId="77777777" w:rsidR="00B570F8" w:rsidRDefault="00B570F8" w:rsidP="00B570F8">
      <w:pPr>
        <w:pStyle w:val="ListParagraph"/>
        <w:numPr>
          <w:ilvl w:val="0"/>
          <w:numId w:val="19"/>
        </w:numPr>
        <w:spacing w:line="279" w:lineRule="auto"/>
      </w:pPr>
      <w:r>
        <w:t xml:space="preserve">Show </w:t>
      </w:r>
      <w:proofErr w:type="spellStart"/>
      <w:r>
        <w:t>Treaty_Area</w:t>
      </w:r>
      <w:proofErr w:type="spellEnd"/>
      <w:r>
        <w:t xml:space="preserve"> only when </w:t>
      </w:r>
      <w:proofErr w:type="spellStart"/>
      <w:r>
        <w:t>Community_Type</w:t>
      </w:r>
      <w:proofErr w:type="spellEnd"/>
      <w:r>
        <w:t xml:space="preserve"> = First Nation or Tribal Council</w:t>
      </w:r>
    </w:p>
    <w:p w14:paraId="5E66C6BD" w14:textId="77777777" w:rsidR="00B570F8" w:rsidRDefault="00B570F8" w:rsidP="00B570F8">
      <w:pPr>
        <w:pStyle w:val="ListParagraph"/>
        <w:numPr>
          <w:ilvl w:val="0"/>
          <w:numId w:val="19"/>
        </w:numPr>
        <w:spacing w:line="279" w:lineRule="auto"/>
      </w:pPr>
      <w:r>
        <w:t xml:space="preserve">Show extension fields only when </w:t>
      </w:r>
      <w:proofErr w:type="spellStart"/>
      <w:r>
        <w:t>Event_Type</w:t>
      </w:r>
      <w:proofErr w:type="spellEnd"/>
      <w:r>
        <w:t xml:space="preserve"> = Extension</w:t>
      </w:r>
    </w:p>
    <w:p w14:paraId="27E32FA1" w14:textId="77777777" w:rsidR="00B570F8" w:rsidRDefault="00B570F8" w:rsidP="00B570F8">
      <w:pPr>
        <w:pStyle w:val="ListParagraph"/>
        <w:numPr>
          <w:ilvl w:val="0"/>
          <w:numId w:val="19"/>
        </w:numPr>
        <w:spacing w:line="279" w:lineRule="auto"/>
      </w:pPr>
      <w:r>
        <w:t xml:space="preserve">Show amendment fields only when </w:t>
      </w:r>
      <w:proofErr w:type="spellStart"/>
      <w:r>
        <w:t>Event_Type</w:t>
      </w:r>
      <w:proofErr w:type="spellEnd"/>
      <w:r>
        <w:t xml:space="preserve"> = Amendment</w:t>
      </w:r>
    </w:p>
    <w:p w14:paraId="51A70DB4" w14:textId="77777777" w:rsidR="00B570F8" w:rsidRDefault="00B570F8" w:rsidP="00B570F8">
      <w:r>
        <w:rPr>
          <w:b/>
          <w:bCs/>
        </w:rPr>
        <w:t>Recommended Views:</w:t>
      </w:r>
    </w:p>
    <w:p w14:paraId="10C5808B" w14:textId="77777777" w:rsidR="00B570F8" w:rsidRDefault="00B570F8" w:rsidP="00B570F8">
      <w:pPr>
        <w:pStyle w:val="ListParagraph"/>
        <w:numPr>
          <w:ilvl w:val="0"/>
          <w:numId w:val="20"/>
        </w:numPr>
        <w:spacing w:line="279" w:lineRule="auto"/>
      </w:pPr>
      <w:r>
        <w:t>Contracts: Active Contracts; Contracts by Community; Contracts Due for Reporting</w:t>
      </w:r>
    </w:p>
    <w:p w14:paraId="03E11949" w14:textId="77777777" w:rsidR="00B570F8" w:rsidRDefault="00B570F8" w:rsidP="00B570F8">
      <w:pPr>
        <w:pStyle w:val="ListParagraph"/>
        <w:numPr>
          <w:ilvl w:val="0"/>
          <w:numId w:val="20"/>
        </w:numPr>
        <w:spacing w:line="279" w:lineRule="auto"/>
      </w:pPr>
      <w:proofErr w:type="spellStart"/>
      <w:r>
        <w:t>Contract_Reports</w:t>
      </w:r>
      <w:proofErr w:type="spellEnd"/>
      <w:r>
        <w:t>: Reports Due; Reports Awaiting Approval</w:t>
      </w:r>
    </w:p>
    <w:p w14:paraId="6D93AF41" w14:textId="77777777" w:rsidR="00B570F8" w:rsidRDefault="00B570F8" w:rsidP="00B570F8">
      <w:pPr>
        <w:pStyle w:val="ListParagraph"/>
        <w:numPr>
          <w:ilvl w:val="0"/>
          <w:numId w:val="20"/>
        </w:numPr>
        <w:spacing w:line="279" w:lineRule="auto"/>
      </w:pPr>
      <w:proofErr w:type="spellStart"/>
      <w:r>
        <w:t>Community_Compliance</w:t>
      </w:r>
      <w:proofErr w:type="spellEnd"/>
      <w:r>
        <w:t>: Expiring Within 60 Days; Currently Expired</w:t>
      </w:r>
    </w:p>
    <w:p w14:paraId="55B7311F" w14:textId="77777777" w:rsidR="00B570F8" w:rsidRDefault="00B570F8" w:rsidP="00B570F8">
      <w:pPr>
        <w:pStyle w:val="ListParagraph"/>
        <w:numPr>
          <w:ilvl w:val="0"/>
          <w:numId w:val="20"/>
        </w:numPr>
        <w:spacing w:line="279" w:lineRule="auto"/>
      </w:pPr>
      <w:proofErr w:type="spellStart"/>
      <w:r>
        <w:t>Community_Critical_Events</w:t>
      </w:r>
      <w:proofErr w:type="spellEnd"/>
      <w:r>
        <w:t>: Ongoing Events (</w:t>
      </w:r>
      <w:proofErr w:type="spellStart"/>
      <w:r>
        <w:t>Is_Ongoing</w:t>
      </w:r>
      <w:proofErr w:type="spellEnd"/>
      <w:r>
        <w:t xml:space="preserve"> = Yes)</w:t>
      </w:r>
    </w:p>
    <w:p w14:paraId="6FE44A4D" w14:textId="77777777" w:rsidR="00B570F8" w:rsidRDefault="00B570F8" w:rsidP="00B570F8">
      <w:pPr>
        <w:pStyle w:val="ListParagraph"/>
        <w:numPr>
          <w:ilvl w:val="0"/>
          <w:numId w:val="20"/>
        </w:numPr>
        <w:spacing w:line="279" w:lineRule="auto"/>
      </w:pPr>
      <w:proofErr w:type="spellStart"/>
      <w:r>
        <w:t>HL_Team_Outputs</w:t>
      </w:r>
      <w:proofErr w:type="spellEnd"/>
      <w:r>
        <w:t>: Outputs by Fiscal Year; Outputs by Type</w:t>
      </w:r>
    </w:p>
    <w:p w14:paraId="24035639" w14:textId="77777777" w:rsidR="00B570F8" w:rsidRDefault="00B570F8" w:rsidP="00B570F8">
      <w:r>
        <w:rPr>
          <w:b/>
          <w:bCs/>
        </w:rPr>
        <w:t>Sub-grids on Parent Forms:</w:t>
      </w:r>
    </w:p>
    <w:p w14:paraId="2F0F9210" w14:textId="77777777" w:rsidR="00B570F8" w:rsidRDefault="00B570F8" w:rsidP="00B570F8">
      <w:pPr>
        <w:pStyle w:val="ListParagraph"/>
        <w:numPr>
          <w:ilvl w:val="0"/>
          <w:numId w:val="21"/>
        </w:numPr>
        <w:spacing w:line="279" w:lineRule="auto"/>
      </w:pPr>
      <w:r>
        <w:t>Community form: Contracts, Contacts, Compliance, Critical Events</w:t>
      </w:r>
    </w:p>
    <w:p w14:paraId="353E3458" w14:textId="4195AB59" w:rsidR="007937D9" w:rsidRDefault="00B570F8" w:rsidP="00B570F8">
      <w:pPr>
        <w:pStyle w:val="ListParagraph"/>
        <w:numPr>
          <w:ilvl w:val="0"/>
          <w:numId w:val="21"/>
        </w:numPr>
        <w:spacing w:line="279" w:lineRule="auto"/>
      </w:pPr>
      <w:r>
        <w:t xml:space="preserve">Contract form: Financial, Reports, </w:t>
      </w:r>
      <w:proofErr w:type="spellStart"/>
      <w:r>
        <w:t>Activity_Family_Registry</w:t>
      </w:r>
      <w:proofErr w:type="spellEnd"/>
      <w:r>
        <w:t xml:space="preserve">, </w:t>
      </w:r>
      <w:proofErr w:type="spellStart"/>
      <w:r>
        <w:t>Admin_Events</w:t>
      </w:r>
      <w:proofErr w:type="spellEnd"/>
      <w:r>
        <w:t xml:space="preserve">, </w:t>
      </w:r>
      <w:proofErr w:type="spellStart"/>
      <w:r>
        <w:t>Application_Process</w:t>
      </w:r>
      <w:proofErr w:type="spellEnd"/>
    </w:p>
    <w:p w14:paraId="2E6AE292" w14:textId="18AE554D" w:rsidR="007937D9" w:rsidRDefault="00000000">
      <w:pPr>
        <w:pStyle w:val="Heading2"/>
      </w:pPr>
      <w:bookmarkStart w:id="113" w:name="_Toc230083217"/>
      <w:proofErr w:type="gramStart"/>
      <w:r>
        <w:lastRenderedPageBreak/>
        <w:t xml:space="preserve">A.6  </w:t>
      </w:r>
      <w:r w:rsidR="00CC4072" w:rsidRPr="00CC4072">
        <w:t>Why</w:t>
      </w:r>
      <w:proofErr w:type="gramEnd"/>
      <w:r w:rsidR="00CC4072" w:rsidRPr="00CC4072">
        <w:t xml:space="preserve"> Dataverse — Architecture Decision Summary</w:t>
      </w:r>
      <w:bookmarkEnd w:id="113"/>
    </w:p>
    <w:p w14:paraId="10C3D052" w14:textId="77777777" w:rsidR="00581108" w:rsidRDefault="00581108" w:rsidP="00581108">
      <w:r>
        <w:t>This schema was initially designed for SharePoint Lists (v1.0–v1.3). The migration to Dataverse was made for three reasons:</w:t>
      </w:r>
    </w:p>
    <w:p w14:paraId="431B9A9A" w14:textId="77777777" w:rsidR="00581108" w:rsidRDefault="00581108" w:rsidP="00581108">
      <w:pPr>
        <w:pStyle w:val="ListParagraph"/>
        <w:numPr>
          <w:ilvl w:val="0"/>
          <w:numId w:val="22"/>
        </w:numPr>
        <w:spacing w:line="279" w:lineRule="auto"/>
      </w:pPr>
      <w:r>
        <w:rPr>
          <w:b/>
          <w:bCs/>
        </w:rPr>
        <w:t>Delegation limit:</w:t>
      </w:r>
      <w:r>
        <w:t xml:space="preserve"> The </w:t>
      </w:r>
      <w:proofErr w:type="gramStart"/>
      <w:r>
        <w:t>N:N</w:t>
      </w:r>
      <w:proofErr w:type="gramEnd"/>
      <w:r>
        <w:t xml:space="preserve"> attribute linking tables were projected to exceed 2,000 rows within the first year of reporting data entry — beyond the safe limit for SharePoint/Power Apps filtered queries.</w:t>
      </w:r>
    </w:p>
    <w:p w14:paraId="1506E45C" w14:textId="77777777" w:rsidR="00581108" w:rsidRDefault="00581108" w:rsidP="00581108">
      <w:pPr>
        <w:pStyle w:val="ListParagraph"/>
        <w:numPr>
          <w:ilvl w:val="0"/>
          <w:numId w:val="22"/>
        </w:numPr>
        <w:spacing w:line="279" w:lineRule="auto"/>
      </w:pPr>
      <w:r>
        <w:rPr>
          <w:b/>
          <w:bCs/>
        </w:rPr>
        <w:t>Referential integrity:</w:t>
      </w:r>
      <w:r>
        <w:t xml:space="preserve"> Dataverse enforces relationship constraints at the platform level. Cascade behavior configured once per relationship prevents orphaned records regardless of how data is entered.</w:t>
      </w:r>
    </w:p>
    <w:p w14:paraId="44734BCD" w14:textId="77777777" w:rsidR="00581108" w:rsidRDefault="00581108" w:rsidP="00581108">
      <w:pPr>
        <w:pStyle w:val="ListParagraph"/>
        <w:numPr>
          <w:ilvl w:val="0"/>
          <w:numId w:val="22"/>
        </w:numPr>
        <w:spacing w:line="279" w:lineRule="auto"/>
      </w:pPr>
      <w:r>
        <w:rPr>
          <w:b/>
          <w:bCs/>
        </w:rPr>
        <w:t>Reduced form complexity:</w:t>
      </w:r>
      <w:r>
        <w:t xml:space="preserve"> Model-driven apps auto-generate forms and sub-grids from the schema. Business rules handle conditional field logic without Power </w:t>
      </w:r>
      <w:proofErr w:type="spellStart"/>
      <w:r>
        <w:t>Fx</w:t>
      </w:r>
      <w:proofErr w:type="spellEnd"/>
      <w:r>
        <w:t xml:space="preserve"> code.</w:t>
      </w:r>
    </w:p>
    <w:p w14:paraId="148A0BCE" w14:textId="162FE206" w:rsidR="007937D9" w:rsidRDefault="00581108" w:rsidP="00581108">
      <w:pPr>
        <w:spacing w:after="120"/>
      </w:pPr>
      <w:r>
        <w:t xml:space="preserve">The schema is structurally identical between SharePoint and Dataverse versions. The primary differences </w:t>
      </w:r>
      <w:proofErr w:type="gramStart"/>
      <w:r>
        <w:t>are:</w:t>
      </w:r>
      <w:proofErr w:type="gramEnd"/>
      <w:r>
        <w:t xml:space="preserve"> column type terminology; </w:t>
      </w:r>
      <w:proofErr w:type="gramStart"/>
      <w:r>
        <w:t>N:N</w:t>
      </w:r>
      <w:proofErr w:type="gramEnd"/>
      <w:r>
        <w:t xml:space="preserve"> relationships replacing explicit junction tables; and Global Option Sets replacing the Lookups table.</w:t>
      </w:r>
    </w:p>
    <w:sectPr w:rsidR="007937D9">
      <w:footerReference w:type="default" r:id="rId15"/>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ristin Flemons" w:date="2026-05-19T10:29:00Z" w:initials="KF">
    <w:p w14:paraId="656713FD" w14:textId="77777777" w:rsidR="004049C2" w:rsidRDefault="004049C2" w:rsidP="004049C2">
      <w:pPr>
        <w:pStyle w:val="CommentText"/>
      </w:pPr>
      <w:r>
        <w:rPr>
          <w:rStyle w:val="CommentReference"/>
        </w:rPr>
        <w:annotationRef/>
      </w:r>
      <w:r>
        <w:t>Need to manually set max characters past defaults</w:t>
      </w:r>
    </w:p>
  </w:comment>
  <w:comment w:id="6" w:author="Kristin Flemons" w:date="2026-05-19T10:35:00Z" w:initials="KF">
    <w:p w14:paraId="3DDD1849" w14:textId="77777777" w:rsidR="00631B26" w:rsidRDefault="00631B26" w:rsidP="00631B26">
      <w:pPr>
        <w:pStyle w:val="CommentText"/>
      </w:pPr>
      <w:r>
        <w:rPr>
          <w:rStyle w:val="CommentReference"/>
        </w:rPr>
        <w:annotationRef/>
      </w:r>
      <w:r>
        <w:t>To review whether we really need a link table; what kind of notes do we anticipate?</w:t>
      </w:r>
    </w:p>
  </w:comment>
  <w:comment w:id="15" w:author="Kristin Flemons" w:date="2026-05-19T10:50:00Z" w:initials="KF">
    <w:p w14:paraId="67F52B50" w14:textId="77777777" w:rsidR="00024A7D" w:rsidRDefault="00024A7D" w:rsidP="00024A7D">
      <w:pPr>
        <w:pStyle w:val="CommentText"/>
      </w:pPr>
      <w:r>
        <w:rPr>
          <w:rStyle w:val="CommentReference"/>
        </w:rPr>
        <w:annotationRef/>
      </w:r>
      <w:r>
        <w:t>Needed?</w:t>
      </w:r>
    </w:p>
  </w:comment>
  <w:comment w:id="21" w:author="Kristin Flemons" w:date="2026-05-19T11:00:00Z" w:initials="KF">
    <w:p w14:paraId="471C82A9" w14:textId="77777777" w:rsidR="00295B50" w:rsidRDefault="00295B50" w:rsidP="00295B50">
      <w:pPr>
        <w:pStyle w:val="CommentText"/>
      </w:pPr>
      <w:r>
        <w:rPr>
          <w:rStyle w:val="CommentReference"/>
        </w:rPr>
        <w:annotationRef/>
      </w:r>
      <w:r>
        <w:t>Anything else?</w:t>
      </w:r>
    </w:p>
  </w:comment>
  <w:comment w:id="28" w:author="Kristin Flemons" w:date="2026-05-06T11:02:00Z" w:initials="KF">
    <w:p w14:paraId="6854202E" w14:textId="1B14CC70" w:rsidR="00931610" w:rsidRDefault="00931610" w:rsidP="00931610">
      <w:pPr>
        <w:pStyle w:val="CommentText"/>
      </w:pPr>
      <w:r>
        <w:rPr>
          <w:rStyle w:val="CommentReference"/>
        </w:rPr>
        <w:annotationRef/>
      </w:r>
      <w:r>
        <w:t>Can we make it possible to select multiple</w:t>
      </w:r>
    </w:p>
  </w:comment>
  <w:comment w:id="29" w:author="Kristin Flemons" w:date="2026-05-19T11:41:00Z" w:initials="KF">
    <w:p w14:paraId="34837911" w14:textId="77777777" w:rsidR="00552C2D" w:rsidRDefault="00552C2D" w:rsidP="00552C2D">
      <w:pPr>
        <w:pStyle w:val="CommentText"/>
      </w:pPr>
      <w:r>
        <w:rPr>
          <w:rStyle w:val="CommentReference"/>
        </w:rPr>
        <w:annotationRef/>
      </w:r>
      <w:r>
        <w:rPr>
          <w:i/>
          <w:iCs/>
        </w:rPr>
        <w:t>"Related_Outcome_ID is currently a single Lookup to Attribute_Registry. If multiple outcome links per objective are needed, this can be extended to a N:N relationship between Contract_Objectives and Attribute_Registry — confirm with team before build."</w:t>
      </w:r>
    </w:p>
  </w:comment>
  <w:comment w:id="31" w:author="Kristin Flemons" w:date="2026-05-06T11:03:00Z" w:initials="KF">
    <w:p w14:paraId="33ECEF02" w14:textId="471AAA54" w:rsidR="00931610" w:rsidRDefault="00931610" w:rsidP="00931610">
      <w:pPr>
        <w:pStyle w:val="CommentText"/>
      </w:pPr>
      <w:r>
        <w:rPr>
          <w:rStyle w:val="CommentReference"/>
        </w:rPr>
        <w:annotationRef/>
      </w:r>
      <w:r>
        <w:t>May be a more elegant way to store this data but can be revised later, not top priority</w:t>
      </w:r>
    </w:p>
  </w:comment>
  <w:comment w:id="32" w:author="Kristin Flemons" w:date="2026-05-06T11:02:00Z" w:initials="KF">
    <w:p w14:paraId="7D647870" w14:textId="548742DF" w:rsidR="00931610" w:rsidRDefault="00931610" w:rsidP="00931610">
      <w:pPr>
        <w:pStyle w:val="CommentText"/>
      </w:pPr>
      <w:r>
        <w:rPr>
          <w:rStyle w:val="CommentReference"/>
        </w:rPr>
        <w:annotationRef/>
      </w:r>
      <w:r>
        <w:t>Maybe checkboxes?</w:t>
      </w:r>
    </w:p>
  </w:comment>
  <w:comment w:id="36" w:author="Kristin Flemons" w:date="2026-05-19T11:42:00Z" w:initials="KF">
    <w:p w14:paraId="3B09865F" w14:textId="77777777" w:rsidR="00A33F5E" w:rsidRDefault="00A33F5E" w:rsidP="00A33F5E">
      <w:pPr>
        <w:pStyle w:val="CommentText"/>
      </w:pPr>
      <w:r>
        <w:rPr>
          <w:rStyle w:val="CommentReference"/>
        </w:rPr>
        <w:annotationRef/>
      </w:r>
      <w:r>
        <w:t xml:space="preserve">Still a contender for removal; will notes be valuable? - </w:t>
      </w:r>
      <w:r>
        <w:rPr>
          <w:i/>
          <w:iCs/>
        </w:rPr>
        <w:t>"Retained as an explicit junction table (rather than a N:N relationship) because the Notes field captures context for each link</w:t>
      </w:r>
    </w:p>
  </w:comment>
  <w:comment w:id="38" w:author="Kristin Flemons" w:date="2026-05-20T12:16:00Z" w:initials="KF">
    <w:p w14:paraId="19EB528B" w14:textId="77777777" w:rsidR="00F82D30" w:rsidRDefault="00F82D30" w:rsidP="00F82D30">
      <w:pPr>
        <w:pStyle w:val="CommentText"/>
      </w:pPr>
      <w:r>
        <w:rPr>
          <w:rStyle w:val="CommentReference"/>
        </w:rPr>
        <w:annotationRef/>
      </w:r>
      <w:r>
        <w:t>Flag for writing/deactivating activities</w:t>
      </w:r>
    </w:p>
  </w:comment>
  <w:comment w:id="40" w:author="Kristin Flemons" w:date="2026-05-20T11:28:00Z" w:initials="KF">
    <w:p w14:paraId="40188AE3" w14:textId="00C2A251" w:rsidR="00A1551A" w:rsidRDefault="00A1551A" w:rsidP="00A1551A">
      <w:pPr>
        <w:pStyle w:val="CommentText"/>
      </w:pPr>
      <w:r>
        <w:rPr>
          <w:rStyle w:val="CommentReference"/>
        </w:rPr>
        <w:annotationRef/>
      </w:r>
      <w:r>
        <w:t>Need this?</w:t>
      </w:r>
    </w:p>
  </w:comment>
  <w:comment w:id="91" w:author="Kristin Flemons" w:date="2026-05-19T11:42:00Z" w:initials="KF">
    <w:p w14:paraId="42EFEB23" w14:textId="37E18DA1" w:rsidR="00940B93" w:rsidRDefault="00940B93" w:rsidP="00940B93">
      <w:pPr>
        <w:pStyle w:val="CommentText"/>
      </w:pPr>
      <w:r>
        <w:rPr>
          <w:rStyle w:val="CommentReference"/>
        </w:rPr>
        <w:annotationRef/>
      </w:r>
      <w:r>
        <w:t>Remove HL?</w:t>
      </w:r>
    </w:p>
  </w:comment>
  <w:comment w:id="92" w:author="Kristin Flemons" w:date="2026-05-20T11:31:00Z" w:initials="KF">
    <w:p w14:paraId="733DD06A" w14:textId="77777777" w:rsidR="00A42522" w:rsidRDefault="00A42522" w:rsidP="00A42522">
      <w:pPr>
        <w:pStyle w:val="CommentText"/>
      </w:pPr>
      <w:r>
        <w:rPr>
          <w:rStyle w:val="CommentReference"/>
        </w:rPr>
        <w:annotationRef/>
      </w:r>
      <w:r>
        <w:t>Need this if relationship controlled through activity family ID? Or is this for filter logic?</w:t>
      </w:r>
    </w:p>
  </w:comment>
  <w:comment w:id="93" w:author="Kristin Flemons" w:date="2026-05-20T11:32:00Z" w:initials="KF">
    <w:p w14:paraId="0CFEF3AE" w14:textId="77777777" w:rsidR="00562DA0" w:rsidRDefault="00562DA0" w:rsidP="00562DA0">
      <w:pPr>
        <w:pStyle w:val="CommentText"/>
      </w:pPr>
      <w:r>
        <w:rPr>
          <w:rStyle w:val="CommentReference"/>
        </w:rPr>
        <w:annotationRef/>
      </w:r>
      <w:r>
        <w:t>Need this? Just have FTE?</w:t>
      </w:r>
    </w:p>
  </w:comment>
  <w:comment w:id="94" w:author="Kristin Flemons" w:date="2026-05-20T11:34:00Z" w:initials="KF">
    <w:p w14:paraId="3883E7F7" w14:textId="77777777" w:rsidR="008D08BE" w:rsidRDefault="008D08BE" w:rsidP="008D08BE">
      <w:pPr>
        <w:pStyle w:val="CommentText"/>
      </w:pPr>
      <w:r>
        <w:rPr>
          <w:rStyle w:val="CommentReference"/>
        </w:rPr>
        <w:annotationRef/>
      </w:r>
      <w:r>
        <w:t>Add needs additional review flag?</w:t>
      </w:r>
    </w:p>
  </w:comment>
  <w:comment w:id="97" w:author="Kristin Flemons" w:date="2026-05-19T11:14:00Z" w:initials="KF">
    <w:p w14:paraId="6E0571C0" w14:textId="6E749950" w:rsidR="00F05348" w:rsidRDefault="00F05348" w:rsidP="00F05348">
      <w:pPr>
        <w:pStyle w:val="CommentText"/>
      </w:pPr>
      <w:r>
        <w:rPr>
          <w:rStyle w:val="CommentReference"/>
        </w:rPr>
        <w:annotationRef/>
      </w:r>
      <w:r>
        <w:t>Remove HL?</w:t>
      </w:r>
    </w:p>
  </w:comment>
  <w:comment w:id="98" w:author="Kristin Flemons" w:date="2026-05-20T11:38:00Z" w:initials="KF">
    <w:p w14:paraId="4021D36E" w14:textId="77777777" w:rsidR="00C252D1" w:rsidRDefault="00C252D1" w:rsidP="00C252D1">
      <w:pPr>
        <w:pStyle w:val="CommentText"/>
      </w:pPr>
      <w:r>
        <w:rPr>
          <w:rStyle w:val="CommentReference"/>
        </w:rPr>
        <w:annotationRef/>
      </w:r>
      <w:r>
        <w:t>Will need to be able to select multiple</w:t>
      </w:r>
    </w:p>
  </w:comment>
  <w:comment w:id="100" w:author="Kristin Flemons" w:date="2026-05-19T11:14:00Z" w:initials="KF">
    <w:p w14:paraId="5DC83534" w14:textId="497D691B" w:rsidR="00F05348" w:rsidRDefault="00F05348" w:rsidP="00F05348">
      <w:pPr>
        <w:pStyle w:val="CommentText"/>
      </w:pPr>
      <w:r>
        <w:rPr>
          <w:rStyle w:val="CommentReference"/>
        </w:rPr>
        <w:annotationRef/>
      </w:r>
      <w:r>
        <w:t>Remove HL?</w:t>
      </w:r>
      <w:r>
        <w:br/>
      </w:r>
    </w:p>
  </w:comment>
  <w:comment w:id="101" w:author="Kristin Flemons" w:date="2026-05-20T11:40:00Z" w:initials="KF">
    <w:p w14:paraId="06BDB3B3" w14:textId="77777777" w:rsidR="00E768B3" w:rsidRDefault="00E768B3" w:rsidP="00E768B3">
      <w:pPr>
        <w:pStyle w:val="CommentText"/>
      </w:pPr>
      <w:r>
        <w:rPr>
          <w:rStyle w:val="CommentReference"/>
        </w:rPr>
        <w:annotationRef/>
      </w:r>
      <w:r>
        <w:t>Does it make sense to have both of these?</w:t>
      </w:r>
    </w:p>
  </w:comment>
  <w:comment w:id="102" w:author="Kristin Flemons" w:date="2026-05-20T11:40:00Z" w:initials="KF">
    <w:p w14:paraId="446DB3D2" w14:textId="77777777" w:rsidR="00E768B3" w:rsidRDefault="00E768B3" w:rsidP="00E768B3">
      <w:pPr>
        <w:pStyle w:val="CommentText"/>
      </w:pPr>
      <w:r>
        <w:rPr>
          <w:rStyle w:val="CommentReference"/>
        </w:rPr>
        <w:annotationRef/>
      </w:r>
      <w:r>
        <w:t>Instance and family lookups I mean</w:t>
      </w:r>
      <w:r>
        <w:br/>
      </w:r>
    </w:p>
  </w:comment>
  <w:comment w:id="109" w:author="Kristin Flemons" w:date="2026-05-20T12:03:00Z" w:initials="KF">
    <w:p w14:paraId="52CFB495" w14:textId="77777777" w:rsidR="00F06A06" w:rsidRDefault="00F06A06" w:rsidP="00F06A06">
      <w:pPr>
        <w:pStyle w:val="CommentText"/>
      </w:pPr>
      <w:r>
        <w:rPr>
          <w:rStyle w:val="CommentReference"/>
        </w:rPr>
        <w:annotationRef/>
      </w:r>
      <w:r>
        <w:t>Need to also link qual excerpts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6713FD" w15:done="0"/>
  <w15:commentEx w15:paraId="3DDD1849" w15:done="0"/>
  <w15:commentEx w15:paraId="67F52B50" w15:done="0"/>
  <w15:commentEx w15:paraId="471C82A9" w15:done="0"/>
  <w15:commentEx w15:paraId="6854202E" w15:done="0"/>
  <w15:commentEx w15:paraId="34837911" w15:paraIdParent="6854202E" w15:done="0"/>
  <w15:commentEx w15:paraId="33ECEF02" w15:done="0"/>
  <w15:commentEx w15:paraId="7D647870" w15:done="0"/>
  <w15:commentEx w15:paraId="3B09865F" w15:done="0"/>
  <w15:commentEx w15:paraId="19EB528B" w15:done="0"/>
  <w15:commentEx w15:paraId="40188AE3" w15:done="0"/>
  <w15:commentEx w15:paraId="42EFEB23" w15:done="0"/>
  <w15:commentEx w15:paraId="733DD06A" w15:done="0"/>
  <w15:commentEx w15:paraId="0CFEF3AE" w15:done="0"/>
  <w15:commentEx w15:paraId="3883E7F7" w15:done="0"/>
  <w15:commentEx w15:paraId="6E0571C0" w15:done="0"/>
  <w15:commentEx w15:paraId="4021D36E" w15:done="0"/>
  <w15:commentEx w15:paraId="5DC83534" w15:done="0"/>
  <w15:commentEx w15:paraId="06BDB3B3" w15:done="0"/>
  <w15:commentEx w15:paraId="446DB3D2" w15:paraIdParent="06BDB3B3" w15:done="0"/>
  <w15:commentEx w15:paraId="52CFB4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504CC4" w16cex:dateUtc="2026-05-19T16:29:00Z"/>
  <w16cex:commentExtensible w16cex:durableId="608E2550" w16cex:dateUtc="2026-05-19T16:35:00Z"/>
  <w16cex:commentExtensible w16cex:durableId="78A5529A" w16cex:dateUtc="2026-05-19T16:50:00Z"/>
  <w16cex:commentExtensible w16cex:durableId="4BB3B14F" w16cex:dateUtc="2026-05-19T17:00:00Z"/>
  <w16cex:commentExtensible w16cex:durableId="301631E1" w16cex:dateUtc="2026-05-06T17:02:00Z"/>
  <w16cex:commentExtensible w16cex:durableId="41745D99" w16cex:dateUtc="2026-05-19T17:41:00Z"/>
  <w16cex:commentExtensible w16cex:durableId="5FF50D2E" w16cex:dateUtc="2026-05-06T17:03:00Z"/>
  <w16cex:commentExtensible w16cex:durableId="12CE5C6D" w16cex:dateUtc="2026-05-06T17:02:00Z"/>
  <w16cex:commentExtensible w16cex:durableId="1B718FDD" w16cex:dateUtc="2026-05-19T17:42:00Z"/>
  <w16cex:commentExtensible w16cex:durableId="4AEC7077" w16cex:dateUtc="2026-05-20T18:16:00Z"/>
  <w16cex:commentExtensible w16cex:durableId="59873143" w16cex:dateUtc="2026-05-20T17:28:00Z"/>
  <w16cex:commentExtensible w16cex:durableId="03062DA9" w16cex:dateUtc="2026-05-19T17:42:00Z"/>
  <w16cex:commentExtensible w16cex:durableId="7E89E95A" w16cex:dateUtc="2026-05-20T17:31:00Z"/>
  <w16cex:commentExtensible w16cex:durableId="10DDFE99" w16cex:dateUtc="2026-05-20T17:32:00Z"/>
  <w16cex:commentExtensible w16cex:durableId="7D240897" w16cex:dateUtc="2026-05-20T17:34:00Z"/>
  <w16cex:commentExtensible w16cex:durableId="0CE12545" w16cex:dateUtc="2026-05-19T17:14:00Z"/>
  <w16cex:commentExtensible w16cex:durableId="6D745EBE" w16cex:dateUtc="2026-05-20T17:38:00Z"/>
  <w16cex:commentExtensible w16cex:durableId="5AE84840" w16cex:dateUtc="2026-05-19T17:14:00Z"/>
  <w16cex:commentExtensible w16cex:durableId="70A9E0B8" w16cex:dateUtc="2026-05-20T17:40:00Z"/>
  <w16cex:commentExtensible w16cex:durableId="05FF5153" w16cex:dateUtc="2026-05-20T17:40:00Z"/>
  <w16cex:commentExtensible w16cex:durableId="51261734" w16cex:dateUtc="2026-05-20T1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6713FD" w16cid:durableId="32504CC4"/>
  <w16cid:commentId w16cid:paraId="3DDD1849" w16cid:durableId="608E2550"/>
  <w16cid:commentId w16cid:paraId="67F52B50" w16cid:durableId="78A5529A"/>
  <w16cid:commentId w16cid:paraId="471C82A9" w16cid:durableId="4BB3B14F"/>
  <w16cid:commentId w16cid:paraId="6854202E" w16cid:durableId="301631E1"/>
  <w16cid:commentId w16cid:paraId="34837911" w16cid:durableId="41745D99"/>
  <w16cid:commentId w16cid:paraId="33ECEF02" w16cid:durableId="5FF50D2E"/>
  <w16cid:commentId w16cid:paraId="7D647870" w16cid:durableId="12CE5C6D"/>
  <w16cid:commentId w16cid:paraId="3B09865F" w16cid:durableId="1B718FDD"/>
  <w16cid:commentId w16cid:paraId="19EB528B" w16cid:durableId="4AEC7077"/>
  <w16cid:commentId w16cid:paraId="40188AE3" w16cid:durableId="59873143"/>
  <w16cid:commentId w16cid:paraId="42EFEB23" w16cid:durableId="03062DA9"/>
  <w16cid:commentId w16cid:paraId="733DD06A" w16cid:durableId="7E89E95A"/>
  <w16cid:commentId w16cid:paraId="0CFEF3AE" w16cid:durableId="10DDFE99"/>
  <w16cid:commentId w16cid:paraId="3883E7F7" w16cid:durableId="7D240897"/>
  <w16cid:commentId w16cid:paraId="6E0571C0" w16cid:durableId="0CE12545"/>
  <w16cid:commentId w16cid:paraId="4021D36E" w16cid:durableId="6D745EBE"/>
  <w16cid:commentId w16cid:paraId="5DC83534" w16cid:durableId="5AE84840"/>
  <w16cid:commentId w16cid:paraId="06BDB3B3" w16cid:durableId="70A9E0B8"/>
  <w16cid:commentId w16cid:paraId="446DB3D2" w16cid:durableId="05FF5153"/>
  <w16cid:commentId w16cid:paraId="52CFB495" w16cid:durableId="512617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2D0DE" w14:textId="77777777" w:rsidR="00D91A3E" w:rsidRDefault="00D91A3E">
      <w:pPr>
        <w:spacing w:after="0" w:line="240" w:lineRule="auto"/>
      </w:pPr>
      <w:r>
        <w:separator/>
      </w:r>
    </w:p>
  </w:endnote>
  <w:endnote w:type="continuationSeparator" w:id="0">
    <w:p w14:paraId="50094AF4" w14:textId="77777777" w:rsidR="00D91A3E" w:rsidRDefault="00D91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463FF" w14:textId="32CD3273" w:rsidR="007937D9" w:rsidRDefault="00000000">
    <w:pPr>
      <w:pStyle w:val="Footer"/>
    </w:pPr>
    <w:r>
      <w:rPr>
        <w:color w:val="606060"/>
        <w:sz w:val="16"/>
      </w:rPr>
      <w:t xml:space="preserve">Honouring Life Grant Program — Schema Reference </w:t>
    </w:r>
    <w:proofErr w:type="gramStart"/>
    <w:r>
      <w:rPr>
        <w:color w:val="606060"/>
        <w:sz w:val="16"/>
      </w:rPr>
      <w:t>v1.</w:t>
    </w:r>
    <w:r w:rsidR="00CD3101">
      <w:rPr>
        <w:color w:val="606060"/>
        <w:sz w:val="16"/>
      </w:rPr>
      <w:t>4</w:t>
    </w:r>
    <w:r>
      <w:rPr>
        <w:color w:val="606060"/>
        <w:sz w:val="16"/>
      </w:rPr>
      <w:t xml:space="preserve">  |</w:t>
    </w:r>
    <w:proofErr w:type="gramEnd"/>
    <w:r>
      <w:rPr>
        <w:color w:val="606060"/>
        <w:sz w:val="16"/>
      </w:rPr>
      <w:t xml:space="preserve">  CONFIDENTIAL</w:t>
    </w:r>
    <w:r>
      <w:tab/>
    </w:r>
    <w:r>
      <w:rPr>
        <w:color w:val="606060"/>
        <w:sz w:val="16"/>
      </w:rPr>
      <w:fldChar w:fldCharType="begin"/>
    </w:r>
    <w:r>
      <w:rPr>
        <w:color w:val="606060"/>
        <w:sz w:val="16"/>
      </w:rPr>
      <w:instrText xml:space="preserve"> PAGE </w:instrText>
    </w:r>
    <w:r>
      <w:rPr>
        <w:color w:val="606060"/>
        <w:sz w:val="16"/>
      </w:rPr>
      <w:fldChar w:fldCharType="separate"/>
    </w:r>
    <w:r w:rsidR="00931610">
      <w:rPr>
        <w:noProof/>
        <w:color w:val="606060"/>
        <w:sz w:val="16"/>
      </w:rPr>
      <w:t>2</w:t>
    </w:r>
    <w:r>
      <w:rPr>
        <w:color w:val="60606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9988F" w14:textId="77777777" w:rsidR="00D91A3E" w:rsidRDefault="00D91A3E">
      <w:pPr>
        <w:spacing w:after="0" w:line="240" w:lineRule="auto"/>
      </w:pPr>
      <w:r>
        <w:separator/>
      </w:r>
    </w:p>
  </w:footnote>
  <w:footnote w:type="continuationSeparator" w:id="0">
    <w:p w14:paraId="3274C417" w14:textId="77777777" w:rsidR="00D91A3E" w:rsidRDefault="00D91A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E3F316"/>
    <w:multiLevelType w:val="hybridMultilevel"/>
    <w:tmpl w:val="3E1E5922"/>
    <w:lvl w:ilvl="0" w:tplc="F3302D84">
      <w:start w:val="1"/>
      <w:numFmt w:val="bullet"/>
      <w:lvlText w:val=""/>
      <w:lvlJc w:val="left"/>
      <w:pPr>
        <w:ind w:left="720" w:hanging="360"/>
      </w:pPr>
      <w:rPr>
        <w:rFonts w:ascii="Symbol" w:eastAsia="Symbol" w:hAnsi="Symbol" w:cs="Symbol"/>
      </w:rPr>
    </w:lvl>
    <w:lvl w:ilvl="1" w:tplc="9A0A07F6">
      <w:start w:val="1"/>
      <w:numFmt w:val="bullet"/>
      <w:lvlText w:val="o"/>
      <w:lvlJc w:val="left"/>
      <w:pPr>
        <w:ind w:left="1440" w:hanging="360"/>
      </w:pPr>
      <w:rPr>
        <w:rFonts w:ascii="Courier New" w:eastAsia="Courier New" w:hAnsi="Courier New" w:cs="Courier New"/>
      </w:rPr>
    </w:lvl>
    <w:lvl w:ilvl="2" w:tplc="EC46EE5A">
      <w:start w:val="1"/>
      <w:numFmt w:val="bullet"/>
      <w:lvlText w:val=""/>
      <w:lvlJc w:val="left"/>
      <w:pPr>
        <w:ind w:left="2160" w:hanging="360"/>
      </w:pPr>
      <w:rPr>
        <w:rFonts w:ascii="Wingdings" w:eastAsia="Wingdings" w:hAnsi="Wingdings" w:cs="Wingdings"/>
      </w:rPr>
    </w:lvl>
    <w:lvl w:ilvl="3" w:tplc="A16E9DBC">
      <w:start w:val="1"/>
      <w:numFmt w:val="bullet"/>
      <w:lvlText w:val=""/>
      <w:lvlJc w:val="left"/>
      <w:pPr>
        <w:ind w:left="2880" w:hanging="360"/>
      </w:pPr>
      <w:rPr>
        <w:rFonts w:ascii="Symbol" w:eastAsia="Symbol" w:hAnsi="Symbol" w:cs="Symbol"/>
      </w:rPr>
    </w:lvl>
    <w:lvl w:ilvl="4" w:tplc="E0C0D0B4">
      <w:start w:val="1"/>
      <w:numFmt w:val="bullet"/>
      <w:lvlText w:val="o"/>
      <w:lvlJc w:val="left"/>
      <w:pPr>
        <w:ind w:left="3600" w:hanging="360"/>
      </w:pPr>
      <w:rPr>
        <w:rFonts w:ascii="Courier New" w:eastAsia="Courier New" w:hAnsi="Courier New" w:cs="Courier New"/>
      </w:rPr>
    </w:lvl>
    <w:lvl w:ilvl="5" w:tplc="2D76984A">
      <w:start w:val="1"/>
      <w:numFmt w:val="bullet"/>
      <w:lvlText w:val=""/>
      <w:lvlJc w:val="left"/>
      <w:pPr>
        <w:ind w:left="4320" w:hanging="360"/>
      </w:pPr>
      <w:rPr>
        <w:rFonts w:ascii="Wingdings" w:eastAsia="Wingdings" w:hAnsi="Wingdings" w:cs="Wingdings"/>
      </w:rPr>
    </w:lvl>
    <w:lvl w:ilvl="6" w:tplc="BC4AE69A">
      <w:start w:val="1"/>
      <w:numFmt w:val="bullet"/>
      <w:lvlText w:val=""/>
      <w:lvlJc w:val="left"/>
      <w:pPr>
        <w:ind w:left="5040" w:hanging="360"/>
      </w:pPr>
      <w:rPr>
        <w:rFonts w:ascii="Symbol" w:eastAsia="Symbol" w:hAnsi="Symbol" w:cs="Symbol"/>
      </w:rPr>
    </w:lvl>
    <w:lvl w:ilvl="7" w:tplc="4EA45D8C">
      <w:start w:val="1"/>
      <w:numFmt w:val="bullet"/>
      <w:lvlText w:val="o"/>
      <w:lvlJc w:val="left"/>
      <w:pPr>
        <w:ind w:left="5760" w:hanging="360"/>
      </w:pPr>
      <w:rPr>
        <w:rFonts w:ascii="Courier New" w:eastAsia="Courier New" w:hAnsi="Courier New" w:cs="Courier New"/>
      </w:rPr>
    </w:lvl>
    <w:lvl w:ilvl="8" w:tplc="627A805A">
      <w:start w:val="1"/>
      <w:numFmt w:val="bullet"/>
      <w:lvlText w:val=""/>
      <w:lvlJc w:val="left"/>
      <w:pPr>
        <w:ind w:left="6480" w:hanging="360"/>
      </w:pPr>
      <w:rPr>
        <w:rFonts w:ascii="Wingdings" w:eastAsia="Wingdings" w:hAnsi="Wingdings" w:cs="Wingdings"/>
      </w:rPr>
    </w:lvl>
  </w:abstractNum>
  <w:abstractNum w:abstractNumId="11"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21EA0BF9"/>
    <w:multiLevelType w:val="hybridMultilevel"/>
    <w:tmpl w:val="CFB4A440"/>
    <w:lvl w:ilvl="0" w:tplc="A53EC88A">
      <w:start w:val="1"/>
      <w:numFmt w:val="decimal"/>
      <w:lvlText w:val="%1."/>
      <w:lvlJc w:val="left"/>
      <w:pPr>
        <w:ind w:left="720" w:hanging="360"/>
      </w:pPr>
    </w:lvl>
    <w:lvl w:ilvl="1" w:tplc="E32CB506">
      <w:start w:val="1"/>
      <w:numFmt w:val="lowerLetter"/>
      <w:lvlText w:val="%2."/>
      <w:lvlJc w:val="left"/>
      <w:pPr>
        <w:ind w:left="1440" w:hanging="360"/>
      </w:pPr>
    </w:lvl>
    <w:lvl w:ilvl="2" w:tplc="44607208">
      <w:start w:val="1"/>
      <w:numFmt w:val="lowerRoman"/>
      <w:lvlText w:val="%3."/>
      <w:lvlJc w:val="right"/>
      <w:pPr>
        <w:ind w:left="2160" w:hanging="180"/>
      </w:pPr>
    </w:lvl>
    <w:lvl w:ilvl="3" w:tplc="365CB8EA">
      <w:start w:val="1"/>
      <w:numFmt w:val="decimal"/>
      <w:lvlText w:val="%4."/>
      <w:lvlJc w:val="left"/>
      <w:pPr>
        <w:ind w:left="2880" w:hanging="360"/>
      </w:pPr>
    </w:lvl>
    <w:lvl w:ilvl="4" w:tplc="6CEAB4D0">
      <w:start w:val="1"/>
      <w:numFmt w:val="lowerLetter"/>
      <w:lvlText w:val="%5."/>
      <w:lvlJc w:val="left"/>
      <w:pPr>
        <w:ind w:left="3600" w:hanging="360"/>
      </w:pPr>
    </w:lvl>
    <w:lvl w:ilvl="5" w:tplc="3D22C58E">
      <w:start w:val="1"/>
      <w:numFmt w:val="lowerRoman"/>
      <w:lvlText w:val="%6."/>
      <w:lvlJc w:val="right"/>
      <w:pPr>
        <w:ind w:left="4320" w:hanging="180"/>
      </w:pPr>
    </w:lvl>
    <w:lvl w:ilvl="6" w:tplc="56741750">
      <w:start w:val="1"/>
      <w:numFmt w:val="decimal"/>
      <w:lvlText w:val="%7."/>
      <w:lvlJc w:val="left"/>
      <w:pPr>
        <w:ind w:left="5040" w:hanging="360"/>
      </w:pPr>
    </w:lvl>
    <w:lvl w:ilvl="7" w:tplc="D3AAD252">
      <w:start w:val="1"/>
      <w:numFmt w:val="lowerLetter"/>
      <w:lvlText w:val="%8."/>
      <w:lvlJc w:val="left"/>
      <w:pPr>
        <w:ind w:left="5760" w:hanging="360"/>
      </w:pPr>
    </w:lvl>
    <w:lvl w:ilvl="8" w:tplc="0D7EE8E4">
      <w:start w:val="1"/>
      <w:numFmt w:val="lowerRoman"/>
      <w:lvlText w:val="%9."/>
      <w:lvlJc w:val="right"/>
      <w:pPr>
        <w:ind w:left="6480" w:hanging="180"/>
      </w:pPr>
    </w:lvl>
  </w:abstractNum>
  <w:abstractNum w:abstractNumId="13" w15:restartNumberingAfterBreak="0">
    <w:nsid w:val="240F3DB8"/>
    <w:multiLevelType w:val="hybridMultilevel"/>
    <w:tmpl w:val="A5D8F7A6"/>
    <w:lvl w:ilvl="0" w:tplc="50621DD0">
      <w:start w:val="1"/>
      <w:numFmt w:val="bullet"/>
      <w:lvlText w:val=""/>
      <w:lvlJc w:val="left"/>
      <w:pPr>
        <w:ind w:left="720" w:hanging="360"/>
      </w:pPr>
      <w:rPr>
        <w:rFonts w:ascii="Symbol" w:eastAsia="Symbol" w:hAnsi="Symbol" w:cs="Symbol"/>
      </w:rPr>
    </w:lvl>
    <w:lvl w:ilvl="1" w:tplc="0FC4566A">
      <w:start w:val="1"/>
      <w:numFmt w:val="bullet"/>
      <w:lvlText w:val="o"/>
      <w:lvlJc w:val="left"/>
      <w:pPr>
        <w:ind w:left="1440" w:hanging="360"/>
      </w:pPr>
      <w:rPr>
        <w:rFonts w:ascii="Courier New" w:eastAsia="Courier New" w:hAnsi="Courier New" w:cs="Courier New"/>
      </w:rPr>
    </w:lvl>
    <w:lvl w:ilvl="2" w:tplc="B4E2D764">
      <w:start w:val="1"/>
      <w:numFmt w:val="bullet"/>
      <w:lvlText w:val=""/>
      <w:lvlJc w:val="left"/>
      <w:pPr>
        <w:ind w:left="2160" w:hanging="360"/>
      </w:pPr>
      <w:rPr>
        <w:rFonts w:ascii="Wingdings" w:eastAsia="Wingdings" w:hAnsi="Wingdings" w:cs="Wingdings"/>
      </w:rPr>
    </w:lvl>
    <w:lvl w:ilvl="3" w:tplc="D4869F16">
      <w:start w:val="1"/>
      <w:numFmt w:val="bullet"/>
      <w:lvlText w:val=""/>
      <w:lvlJc w:val="left"/>
      <w:pPr>
        <w:ind w:left="2880" w:hanging="360"/>
      </w:pPr>
      <w:rPr>
        <w:rFonts w:ascii="Symbol" w:eastAsia="Symbol" w:hAnsi="Symbol" w:cs="Symbol"/>
      </w:rPr>
    </w:lvl>
    <w:lvl w:ilvl="4" w:tplc="B9C415AA">
      <w:start w:val="1"/>
      <w:numFmt w:val="bullet"/>
      <w:lvlText w:val="o"/>
      <w:lvlJc w:val="left"/>
      <w:pPr>
        <w:ind w:left="3600" w:hanging="360"/>
      </w:pPr>
      <w:rPr>
        <w:rFonts w:ascii="Courier New" w:eastAsia="Courier New" w:hAnsi="Courier New" w:cs="Courier New"/>
      </w:rPr>
    </w:lvl>
    <w:lvl w:ilvl="5" w:tplc="9FC262D0">
      <w:start w:val="1"/>
      <w:numFmt w:val="bullet"/>
      <w:lvlText w:val=""/>
      <w:lvlJc w:val="left"/>
      <w:pPr>
        <w:ind w:left="4320" w:hanging="360"/>
      </w:pPr>
      <w:rPr>
        <w:rFonts w:ascii="Wingdings" w:eastAsia="Wingdings" w:hAnsi="Wingdings" w:cs="Wingdings"/>
      </w:rPr>
    </w:lvl>
    <w:lvl w:ilvl="6" w:tplc="31447C2C">
      <w:start w:val="1"/>
      <w:numFmt w:val="bullet"/>
      <w:lvlText w:val=""/>
      <w:lvlJc w:val="left"/>
      <w:pPr>
        <w:ind w:left="5040" w:hanging="360"/>
      </w:pPr>
      <w:rPr>
        <w:rFonts w:ascii="Symbol" w:eastAsia="Symbol" w:hAnsi="Symbol" w:cs="Symbol"/>
      </w:rPr>
    </w:lvl>
    <w:lvl w:ilvl="7" w:tplc="04BE4A24">
      <w:start w:val="1"/>
      <w:numFmt w:val="bullet"/>
      <w:lvlText w:val="o"/>
      <w:lvlJc w:val="left"/>
      <w:pPr>
        <w:ind w:left="5760" w:hanging="360"/>
      </w:pPr>
      <w:rPr>
        <w:rFonts w:ascii="Courier New" w:eastAsia="Courier New" w:hAnsi="Courier New" w:cs="Courier New"/>
      </w:rPr>
    </w:lvl>
    <w:lvl w:ilvl="8" w:tplc="D75ED782">
      <w:start w:val="1"/>
      <w:numFmt w:val="bullet"/>
      <w:lvlText w:val=""/>
      <w:lvlJc w:val="left"/>
      <w:pPr>
        <w:ind w:left="6480" w:hanging="360"/>
      </w:pPr>
      <w:rPr>
        <w:rFonts w:ascii="Wingdings" w:eastAsia="Wingdings" w:hAnsi="Wingdings" w:cs="Wingdings"/>
      </w:rPr>
    </w:lvl>
  </w:abstractNum>
  <w:abstractNum w:abstractNumId="14" w15:restartNumberingAfterBreak="0">
    <w:nsid w:val="3E9349CF"/>
    <w:multiLevelType w:val="hybridMultilevel"/>
    <w:tmpl w:val="48D20F4A"/>
    <w:lvl w:ilvl="0" w:tplc="EB4AF532">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6" w15:restartNumberingAfterBreak="0">
    <w:nsid w:val="548A14A8"/>
    <w:multiLevelType w:val="hybridMultilevel"/>
    <w:tmpl w:val="1E3C5456"/>
    <w:lvl w:ilvl="0" w:tplc="DCD8DFA4">
      <w:start w:val="1"/>
      <w:numFmt w:val="bullet"/>
      <w:lvlText w:val=""/>
      <w:lvlJc w:val="left"/>
      <w:pPr>
        <w:ind w:left="720" w:hanging="360"/>
      </w:pPr>
      <w:rPr>
        <w:rFonts w:ascii="Symbol" w:eastAsia="Symbol" w:hAnsi="Symbol" w:cs="Symbol"/>
      </w:rPr>
    </w:lvl>
    <w:lvl w:ilvl="1" w:tplc="4FCCDD22">
      <w:start w:val="1"/>
      <w:numFmt w:val="bullet"/>
      <w:lvlText w:val="o"/>
      <w:lvlJc w:val="left"/>
      <w:pPr>
        <w:ind w:left="1440" w:hanging="360"/>
      </w:pPr>
      <w:rPr>
        <w:rFonts w:ascii="Courier New" w:eastAsia="Courier New" w:hAnsi="Courier New" w:cs="Courier New"/>
      </w:rPr>
    </w:lvl>
    <w:lvl w:ilvl="2" w:tplc="2014E1F4">
      <w:start w:val="1"/>
      <w:numFmt w:val="bullet"/>
      <w:lvlText w:val=""/>
      <w:lvlJc w:val="left"/>
      <w:pPr>
        <w:ind w:left="2160" w:hanging="360"/>
      </w:pPr>
      <w:rPr>
        <w:rFonts w:ascii="Wingdings" w:eastAsia="Wingdings" w:hAnsi="Wingdings" w:cs="Wingdings"/>
      </w:rPr>
    </w:lvl>
    <w:lvl w:ilvl="3" w:tplc="D0585AA8">
      <w:start w:val="1"/>
      <w:numFmt w:val="bullet"/>
      <w:lvlText w:val=""/>
      <w:lvlJc w:val="left"/>
      <w:pPr>
        <w:ind w:left="2880" w:hanging="360"/>
      </w:pPr>
      <w:rPr>
        <w:rFonts w:ascii="Symbol" w:eastAsia="Symbol" w:hAnsi="Symbol" w:cs="Symbol"/>
      </w:rPr>
    </w:lvl>
    <w:lvl w:ilvl="4" w:tplc="42843D44">
      <w:start w:val="1"/>
      <w:numFmt w:val="bullet"/>
      <w:lvlText w:val="o"/>
      <w:lvlJc w:val="left"/>
      <w:pPr>
        <w:ind w:left="3600" w:hanging="360"/>
      </w:pPr>
      <w:rPr>
        <w:rFonts w:ascii="Courier New" w:eastAsia="Courier New" w:hAnsi="Courier New" w:cs="Courier New"/>
      </w:rPr>
    </w:lvl>
    <w:lvl w:ilvl="5" w:tplc="D2DAB278">
      <w:start w:val="1"/>
      <w:numFmt w:val="bullet"/>
      <w:lvlText w:val=""/>
      <w:lvlJc w:val="left"/>
      <w:pPr>
        <w:ind w:left="4320" w:hanging="360"/>
      </w:pPr>
      <w:rPr>
        <w:rFonts w:ascii="Wingdings" w:eastAsia="Wingdings" w:hAnsi="Wingdings" w:cs="Wingdings"/>
      </w:rPr>
    </w:lvl>
    <w:lvl w:ilvl="6" w:tplc="24FAFDC8">
      <w:start w:val="1"/>
      <w:numFmt w:val="bullet"/>
      <w:lvlText w:val=""/>
      <w:lvlJc w:val="left"/>
      <w:pPr>
        <w:ind w:left="5040" w:hanging="360"/>
      </w:pPr>
      <w:rPr>
        <w:rFonts w:ascii="Symbol" w:eastAsia="Symbol" w:hAnsi="Symbol" w:cs="Symbol"/>
      </w:rPr>
    </w:lvl>
    <w:lvl w:ilvl="7" w:tplc="66FA0D90">
      <w:start w:val="1"/>
      <w:numFmt w:val="bullet"/>
      <w:lvlText w:val="o"/>
      <w:lvlJc w:val="left"/>
      <w:pPr>
        <w:ind w:left="5760" w:hanging="360"/>
      </w:pPr>
      <w:rPr>
        <w:rFonts w:ascii="Courier New" w:eastAsia="Courier New" w:hAnsi="Courier New" w:cs="Courier New"/>
      </w:rPr>
    </w:lvl>
    <w:lvl w:ilvl="8" w:tplc="AC8C2866">
      <w:start w:val="1"/>
      <w:numFmt w:val="bullet"/>
      <w:lvlText w:val=""/>
      <w:lvlJc w:val="left"/>
      <w:pPr>
        <w:ind w:left="6480" w:hanging="360"/>
      </w:pPr>
      <w:rPr>
        <w:rFonts w:ascii="Wingdings" w:eastAsia="Wingdings" w:hAnsi="Wingdings" w:cs="Wingdings"/>
      </w:rPr>
    </w:lvl>
  </w:abstractNum>
  <w:abstractNum w:abstractNumId="17" w15:restartNumberingAfterBreak="0">
    <w:nsid w:val="611B1F2D"/>
    <w:multiLevelType w:val="singleLevel"/>
    <w:tmpl w:val="0409000F"/>
    <w:lvl w:ilvl="0">
      <w:start w:val="1"/>
      <w:numFmt w:val="decimal"/>
      <w:lvlText w:val="%1."/>
      <w:lvlJc w:val="left"/>
      <w:pPr>
        <w:ind w:left="720" w:hanging="360"/>
      </w:pPr>
    </w:lvl>
  </w:abstractNum>
  <w:abstractNum w:abstractNumId="18" w15:restartNumberingAfterBreak="0">
    <w:nsid w:val="6BCF428D"/>
    <w:multiLevelType w:val="hybridMultilevel"/>
    <w:tmpl w:val="B2F28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A53894"/>
    <w:multiLevelType w:val="singleLevel"/>
    <w:tmpl w:val="0409000F"/>
    <w:lvl w:ilvl="0">
      <w:start w:val="1"/>
      <w:numFmt w:val="decimal"/>
      <w:lvlText w:val="%1."/>
      <w:lvlJc w:val="left"/>
      <w:pPr>
        <w:ind w:left="720" w:hanging="360"/>
      </w:pPr>
    </w:lvl>
  </w:abstractNum>
  <w:abstractNum w:abstractNumId="20"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21"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1"/>
  </w:num>
  <w:num w:numId="12" w16cid:durableId="1273904881">
    <w:abstractNumId w:val="20"/>
  </w:num>
  <w:num w:numId="13" w16cid:durableId="2110588750">
    <w:abstractNumId w:val="19"/>
  </w:num>
  <w:num w:numId="14" w16cid:durableId="1730575300">
    <w:abstractNumId w:val="17"/>
  </w:num>
  <w:num w:numId="15" w16cid:durableId="2063938215">
    <w:abstractNumId w:val="21"/>
  </w:num>
  <w:num w:numId="16" w16cid:durableId="1416627709">
    <w:abstractNumId w:val="15"/>
  </w:num>
  <w:num w:numId="17" w16cid:durableId="690225571">
    <w:abstractNumId w:val="18"/>
  </w:num>
  <w:num w:numId="18" w16cid:durableId="666783391">
    <w:abstractNumId w:val="14"/>
  </w:num>
  <w:num w:numId="19" w16cid:durableId="226916485">
    <w:abstractNumId w:val="13"/>
  </w:num>
  <w:num w:numId="20" w16cid:durableId="1975136697">
    <w:abstractNumId w:val="10"/>
  </w:num>
  <w:num w:numId="21" w16cid:durableId="1280069742">
    <w:abstractNumId w:val="16"/>
  </w:num>
  <w:num w:numId="22" w16cid:durableId="325136554">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 Flemons">
    <w15:presenceInfo w15:providerId="AD" w15:userId="S::Kristin.Flemons@albertahealthservices.ca::e47b97d6-1378-420a-98eb-22fd731a54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24A7D"/>
    <w:rsid w:val="0003198A"/>
    <w:rsid w:val="000620C1"/>
    <w:rsid w:val="00085F3C"/>
    <w:rsid w:val="000B0A38"/>
    <w:rsid w:val="000B7563"/>
    <w:rsid w:val="000F471A"/>
    <w:rsid w:val="00112FF5"/>
    <w:rsid w:val="001456F0"/>
    <w:rsid w:val="001C06AC"/>
    <w:rsid w:val="001D48DE"/>
    <w:rsid w:val="001F40EA"/>
    <w:rsid w:val="002230E1"/>
    <w:rsid w:val="00234AA5"/>
    <w:rsid w:val="00241939"/>
    <w:rsid w:val="002541B9"/>
    <w:rsid w:val="002616FA"/>
    <w:rsid w:val="00270201"/>
    <w:rsid w:val="00295B50"/>
    <w:rsid w:val="002C0F9E"/>
    <w:rsid w:val="002C2357"/>
    <w:rsid w:val="002C7D99"/>
    <w:rsid w:val="002E51AB"/>
    <w:rsid w:val="002F3775"/>
    <w:rsid w:val="002F3E68"/>
    <w:rsid w:val="00324B44"/>
    <w:rsid w:val="003306BC"/>
    <w:rsid w:val="00351935"/>
    <w:rsid w:val="00351EA7"/>
    <w:rsid w:val="0036562D"/>
    <w:rsid w:val="00386F52"/>
    <w:rsid w:val="00391EC8"/>
    <w:rsid w:val="00392E36"/>
    <w:rsid w:val="003C0541"/>
    <w:rsid w:val="003C56AC"/>
    <w:rsid w:val="003E4E8C"/>
    <w:rsid w:val="004049C2"/>
    <w:rsid w:val="00454439"/>
    <w:rsid w:val="00471E0A"/>
    <w:rsid w:val="0047654C"/>
    <w:rsid w:val="00481EB9"/>
    <w:rsid w:val="004976E0"/>
    <w:rsid w:val="004B3F4F"/>
    <w:rsid w:val="00504342"/>
    <w:rsid w:val="0052042E"/>
    <w:rsid w:val="00552C2D"/>
    <w:rsid w:val="00562DA0"/>
    <w:rsid w:val="00581108"/>
    <w:rsid w:val="00581AEC"/>
    <w:rsid w:val="005A534A"/>
    <w:rsid w:val="005B4A08"/>
    <w:rsid w:val="005B619B"/>
    <w:rsid w:val="005C0488"/>
    <w:rsid w:val="005C07E1"/>
    <w:rsid w:val="005F69A5"/>
    <w:rsid w:val="00616EEF"/>
    <w:rsid w:val="006254E9"/>
    <w:rsid w:val="00631B26"/>
    <w:rsid w:val="006B6F27"/>
    <w:rsid w:val="006D6619"/>
    <w:rsid w:val="00721387"/>
    <w:rsid w:val="00765C98"/>
    <w:rsid w:val="00767FA9"/>
    <w:rsid w:val="00770160"/>
    <w:rsid w:val="0077070F"/>
    <w:rsid w:val="00773A89"/>
    <w:rsid w:val="007937D9"/>
    <w:rsid w:val="007F5A49"/>
    <w:rsid w:val="00806468"/>
    <w:rsid w:val="00827C87"/>
    <w:rsid w:val="008710C2"/>
    <w:rsid w:val="008C2B26"/>
    <w:rsid w:val="008D08BE"/>
    <w:rsid w:val="00931610"/>
    <w:rsid w:val="00940B93"/>
    <w:rsid w:val="00947491"/>
    <w:rsid w:val="00960861"/>
    <w:rsid w:val="0098097C"/>
    <w:rsid w:val="00994D99"/>
    <w:rsid w:val="009A60B8"/>
    <w:rsid w:val="00A1551A"/>
    <w:rsid w:val="00A207FB"/>
    <w:rsid w:val="00A20880"/>
    <w:rsid w:val="00A33F5E"/>
    <w:rsid w:val="00A352C8"/>
    <w:rsid w:val="00A42522"/>
    <w:rsid w:val="00A74A62"/>
    <w:rsid w:val="00AC18FA"/>
    <w:rsid w:val="00AE2A2D"/>
    <w:rsid w:val="00AF0337"/>
    <w:rsid w:val="00AF6547"/>
    <w:rsid w:val="00AF6F45"/>
    <w:rsid w:val="00B336D5"/>
    <w:rsid w:val="00B41C2B"/>
    <w:rsid w:val="00B54C72"/>
    <w:rsid w:val="00B570F8"/>
    <w:rsid w:val="00B803D9"/>
    <w:rsid w:val="00B816B1"/>
    <w:rsid w:val="00BE2A52"/>
    <w:rsid w:val="00BF2126"/>
    <w:rsid w:val="00C158FE"/>
    <w:rsid w:val="00C252D1"/>
    <w:rsid w:val="00C26D93"/>
    <w:rsid w:val="00C27141"/>
    <w:rsid w:val="00C85E7E"/>
    <w:rsid w:val="00CC4072"/>
    <w:rsid w:val="00CD3101"/>
    <w:rsid w:val="00D0381F"/>
    <w:rsid w:val="00D32292"/>
    <w:rsid w:val="00D75435"/>
    <w:rsid w:val="00D91A3E"/>
    <w:rsid w:val="00DA10A1"/>
    <w:rsid w:val="00DA6C12"/>
    <w:rsid w:val="00DA7DFD"/>
    <w:rsid w:val="00DB5CEB"/>
    <w:rsid w:val="00DE1BE7"/>
    <w:rsid w:val="00DE5146"/>
    <w:rsid w:val="00DF2FBF"/>
    <w:rsid w:val="00E23BC1"/>
    <w:rsid w:val="00E30D3D"/>
    <w:rsid w:val="00E55720"/>
    <w:rsid w:val="00E60CC7"/>
    <w:rsid w:val="00E6267F"/>
    <w:rsid w:val="00E768B3"/>
    <w:rsid w:val="00F05348"/>
    <w:rsid w:val="00F06A06"/>
    <w:rsid w:val="00F55DF0"/>
    <w:rsid w:val="00F62E80"/>
    <w:rsid w:val="00F644B9"/>
    <w:rsid w:val="00F8249A"/>
    <w:rsid w:val="00F82D30"/>
    <w:rsid w:val="00FA514D"/>
    <w:rsid w:val="00FB16C2"/>
    <w:rsid w:val="00FB3270"/>
    <w:rsid w:val="00FC7BF6"/>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0F79B"/>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Hyperlink">
    <w:name w:val="Hyperlink"/>
    <w:basedOn w:val="DefaultParagraphFont"/>
    <w:uiPriority w:val="99"/>
    <w:unhideWhenUsed/>
    <w:rsid w:val="00931610"/>
    <w:rPr>
      <w:color w:val="467886" w:themeColor="hyperlink"/>
      <w:u w:val="single"/>
    </w:rPr>
  </w:style>
  <w:style w:type="character" w:styleId="CommentReference">
    <w:name w:val="annotation reference"/>
    <w:basedOn w:val="DefaultParagraphFont"/>
    <w:uiPriority w:val="99"/>
    <w:semiHidden/>
    <w:unhideWhenUsed/>
    <w:rsid w:val="00931610"/>
    <w:rPr>
      <w:sz w:val="16"/>
      <w:szCs w:val="16"/>
    </w:rPr>
  </w:style>
  <w:style w:type="paragraph" w:styleId="Revision">
    <w:name w:val="Revision"/>
    <w:hidden/>
    <w:uiPriority w:val="99"/>
    <w:semiHidden/>
    <w:rsid w:val="00C158FE"/>
    <w:pPr>
      <w:spacing w:after="0" w:line="240" w:lineRule="auto"/>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4DC55559C11B478572D6DDFE52AF31" ma:contentTypeVersion="14" ma:contentTypeDescription="Create a new document." ma:contentTypeScope="" ma:versionID="72da7494deb47ce6b207b5932f69550c">
  <xsd:schema xmlns:xsd="http://www.w3.org/2001/XMLSchema" xmlns:xs="http://www.w3.org/2001/XMLSchema" xmlns:p="http://schemas.microsoft.com/office/2006/metadata/properties" xmlns:ns2="eed7d9ba-d094-4122-aa8b-82e362c68408" xmlns:ns3="4dc46037-6b58-43a2-aa1b-7d0087b58b1e" targetNamespace="http://schemas.microsoft.com/office/2006/metadata/properties" ma:root="true" ma:fieldsID="8b2f95d235021b7d91f61c03ca351bdc" ns2:_="" ns3:_="">
    <xsd:import namespace="eed7d9ba-d094-4122-aa8b-82e362c68408"/>
    <xsd:import namespace="4dc46037-6b58-43a2-aa1b-7d0087b58b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d7d9ba-d094-4122-aa8b-82e362c684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c7d52c8-4c65-45dd-a390-edaf4691c18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c46037-6b58-43a2-aa1b-7d0087b58b1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f419b4a-2e61-4be6-b009-f4e18a9fe941}" ma:internalName="TaxCatchAll" ma:showField="CatchAllData" ma:web="4dc46037-6b58-43a2-aa1b-7d0087b58b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ed7d9ba-d094-4122-aa8b-82e362c68408">
      <Terms xmlns="http://schemas.microsoft.com/office/infopath/2007/PartnerControls"/>
    </lcf76f155ced4ddcb4097134ff3c332f>
    <TaxCatchAll xmlns="4dc46037-6b58-43a2-aa1b-7d0087b58b1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DE013-59D6-4D27-84DD-76DA6B05C1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d7d9ba-d094-4122-aa8b-82e362c68408"/>
    <ds:schemaRef ds:uri="4dc46037-6b58-43a2-aa1b-7d0087b58b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CEE758-40A3-4996-B534-A52B243EEAD0}">
  <ds:schemaRefs>
    <ds:schemaRef ds:uri="http://schemas.microsoft.com/sharepoint/v3/contenttype/forms"/>
  </ds:schemaRefs>
</ds:datastoreItem>
</file>

<file path=customXml/itemProps3.xml><?xml version="1.0" encoding="utf-8"?>
<ds:datastoreItem xmlns:ds="http://schemas.openxmlformats.org/officeDocument/2006/customXml" ds:itemID="{2EF1DEFF-51DD-4320-8E5E-9FD5635E55BA}">
  <ds:schemaRefs>
    <ds:schemaRef ds:uri="http://schemas.microsoft.com/office/2006/metadata/properties"/>
    <ds:schemaRef ds:uri="http://schemas.microsoft.com/office/infopath/2007/PartnerControls"/>
    <ds:schemaRef ds:uri="eed7d9ba-d094-4122-aa8b-82e362c68408"/>
    <ds:schemaRef ds:uri="4dc46037-6b58-43a2-aa1b-7d0087b58b1e"/>
  </ds:schemaRefs>
</ds:datastoreItem>
</file>

<file path=customXml/itemProps4.xml><?xml version="1.0" encoding="utf-8"?>
<ds:datastoreItem xmlns:ds="http://schemas.openxmlformats.org/officeDocument/2006/customXml" ds:itemID="{F0AC16F5-D2BF-49CA-B992-37EC2E764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28</Pages>
  <Words>7320</Words>
  <Characters>41725</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Flemons</dc:creator>
  <cp:keywords/>
  <dc:description/>
  <cp:lastModifiedBy>Kristin Flemons</cp:lastModifiedBy>
  <cp:revision>104</cp:revision>
  <dcterms:created xsi:type="dcterms:W3CDTF">2026-05-19T16:25:00Z</dcterms:created>
  <dcterms:modified xsi:type="dcterms:W3CDTF">2026-05-20T18:16:00Z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0x010100424DC55559C11B478572D6DDFE52AF31</vt:lpwstr>
  </property>
  <property fmtid="{D5CDD505-2E9C-101B-9397-08002B2CF9AE}" pid="3" name="MediaServiceImageTags">
    <vt:lpwstr/>
  </property>
</Properties>
</file>